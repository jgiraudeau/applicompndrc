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DFFD3" w14:textId="77777777" w:rsidR="000807A8" w:rsidRPr="00076096" w:rsidRDefault="000807A8">
      <w:r w:rsidRPr="00076096">
        <w:rPr>
          <w:noProof/>
        </w:rPr>
        <w:drawing>
          <wp:anchor distT="0" distB="0" distL="114300" distR="114300" simplePos="0" relativeHeight="251658240" behindDoc="1" locked="0" layoutInCell="1" allowOverlap="1" wp14:anchorId="718AEE07" wp14:editId="79DA77A7">
            <wp:simplePos x="0" y="0"/>
            <wp:positionH relativeFrom="column">
              <wp:posOffset>3376930</wp:posOffset>
            </wp:positionH>
            <wp:positionV relativeFrom="paragraph">
              <wp:posOffset>150495</wp:posOffset>
            </wp:positionV>
            <wp:extent cx="2620010" cy="907415"/>
            <wp:effectExtent l="19050" t="0" r="8890" b="0"/>
            <wp:wrapTight wrapText="bothSides">
              <wp:wrapPolygon edited="0">
                <wp:start x="-157" y="0"/>
                <wp:lineTo x="-157" y="21313"/>
                <wp:lineTo x="21673" y="21313"/>
                <wp:lineTo x="21673" y="0"/>
                <wp:lineTo x="-157" y="0"/>
              </wp:wrapPolygon>
            </wp:wrapTight>
            <wp:docPr id="3" name="Image 3" descr="D:\travail\livre-foucher-BTS-MCO\Chapitre 9\logo-king jou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travail\livre-foucher-BTS-MCO\Chapitre 9\logo-king jouet.png"/>
                    <pic:cNvPicPr>
                      <a:picLocks noChangeAspect="1" noChangeArrowheads="1"/>
                    </pic:cNvPicPr>
                  </pic:nvPicPr>
                  <pic:blipFill>
                    <a:blip r:embed="rId11" cstate="print"/>
                    <a:srcRect t="28627" b="19178"/>
                    <a:stretch>
                      <a:fillRect/>
                    </a:stretch>
                  </pic:blipFill>
                  <pic:spPr bwMode="auto">
                    <a:xfrm>
                      <a:off x="0" y="0"/>
                      <a:ext cx="2620010" cy="907415"/>
                    </a:xfrm>
                    <a:prstGeom prst="rect">
                      <a:avLst/>
                    </a:prstGeom>
                    <a:noFill/>
                    <a:ln w="9525">
                      <a:noFill/>
                      <a:miter lim="800000"/>
                      <a:headEnd/>
                      <a:tailEnd/>
                    </a:ln>
                  </pic:spPr>
                </pic:pic>
              </a:graphicData>
            </a:graphic>
          </wp:anchor>
        </w:drawing>
      </w:r>
    </w:p>
    <w:p w14:paraId="0F7C3412" w14:textId="77777777" w:rsidR="000807A8" w:rsidRPr="00076096" w:rsidRDefault="000807A8"/>
    <w:p w14:paraId="2AE65807" w14:textId="77777777" w:rsidR="000807A8" w:rsidRPr="00076096" w:rsidRDefault="000807A8"/>
    <w:p w14:paraId="61CBD4F0" w14:textId="77777777" w:rsidR="000807A8" w:rsidRPr="00076096" w:rsidRDefault="000807A8"/>
    <w:p w14:paraId="63B4F791" w14:textId="77777777" w:rsidR="000807A8" w:rsidRPr="00076096" w:rsidRDefault="000807A8"/>
    <w:p w14:paraId="308A6399" w14:textId="77777777" w:rsidR="000807A8" w:rsidRPr="00076096" w:rsidRDefault="000807A8"/>
    <w:p w14:paraId="481BA9F7" w14:textId="77777777" w:rsidR="000807A8" w:rsidRPr="00076096" w:rsidRDefault="000807A8"/>
    <w:p w14:paraId="68544A36" w14:textId="77777777" w:rsidR="000807A8" w:rsidRPr="00076096" w:rsidRDefault="000807A8"/>
    <w:p w14:paraId="04AFDF86" w14:textId="77777777" w:rsidR="000807A8" w:rsidRPr="00076096" w:rsidRDefault="000807A8" w:rsidP="000807A8">
      <w:pPr>
        <w:jc w:val="center"/>
        <w:rPr>
          <w:sz w:val="72"/>
        </w:rPr>
      </w:pPr>
      <w:r w:rsidRPr="00076096">
        <w:rPr>
          <w:sz w:val="96"/>
        </w:rPr>
        <w:t>Rapport</w:t>
      </w:r>
    </w:p>
    <w:p w14:paraId="6A1ECC5A" w14:textId="77777777" w:rsidR="000807A8" w:rsidRPr="00076096" w:rsidRDefault="000807A8" w:rsidP="000807A8">
      <w:pPr>
        <w:jc w:val="center"/>
        <w:rPr>
          <w:sz w:val="72"/>
        </w:rPr>
      </w:pPr>
    </w:p>
    <w:p w14:paraId="3A928D22" w14:textId="77777777" w:rsidR="000807A8" w:rsidRPr="00076096" w:rsidRDefault="000807A8" w:rsidP="000807A8">
      <w:pPr>
        <w:jc w:val="center"/>
        <w:rPr>
          <w:sz w:val="72"/>
        </w:rPr>
      </w:pPr>
    </w:p>
    <w:p w14:paraId="233D3588" w14:textId="77777777" w:rsidR="000807A8" w:rsidRPr="00076096" w:rsidRDefault="000807A8" w:rsidP="000807A8">
      <w:pPr>
        <w:jc w:val="center"/>
        <w:rPr>
          <w:b/>
          <w:color w:val="C00000"/>
          <w:sz w:val="72"/>
        </w:rPr>
      </w:pPr>
      <w:r w:rsidRPr="00076096">
        <w:rPr>
          <w:b/>
          <w:color w:val="C00000"/>
          <w:sz w:val="96"/>
        </w:rPr>
        <w:t>Le marché du jouet</w:t>
      </w:r>
      <w:r w:rsidRPr="00076096">
        <w:rPr>
          <w:b/>
          <w:color w:val="C00000"/>
          <w:sz w:val="72"/>
        </w:rPr>
        <w:t xml:space="preserve"> </w:t>
      </w:r>
    </w:p>
    <w:p w14:paraId="7E3B769F" w14:textId="77777777" w:rsidR="000807A8" w:rsidRPr="00076096" w:rsidRDefault="000807A8" w:rsidP="000807A8">
      <w:pPr>
        <w:jc w:val="center"/>
        <w:rPr>
          <w:color w:val="C00000"/>
          <w:sz w:val="72"/>
        </w:rPr>
      </w:pPr>
    </w:p>
    <w:p w14:paraId="4A42B842" w14:textId="77777777" w:rsidR="000807A8" w:rsidRPr="00076096" w:rsidRDefault="00DB39F2" w:rsidP="00DB39F2">
      <w:pPr>
        <w:tabs>
          <w:tab w:val="left" w:pos="7243"/>
        </w:tabs>
        <w:rPr>
          <w:color w:val="C00000"/>
          <w:sz w:val="72"/>
        </w:rPr>
      </w:pPr>
      <w:r w:rsidRPr="00076096">
        <w:rPr>
          <w:color w:val="C00000"/>
          <w:sz w:val="72"/>
        </w:rPr>
        <w:tab/>
      </w:r>
    </w:p>
    <w:p w14:paraId="7CA3979C" w14:textId="77777777" w:rsidR="000807A8" w:rsidRPr="00076096" w:rsidRDefault="000807A8" w:rsidP="000807A8">
      <w:pPr>
        <w:jc w:val="center"/>
        <w:rPr>
          <w:color w:val="C00000"/>
          <w:sz w:val="72"/>
        </w:rPr>
      </w:pPr>
      <w:r w:rsidRPr="00076096">
        <w:rPr>
          <w:color w:val="C00000"/>
          <w:sz w:val="72"/>
        </w:rPr>
        <w:t>XX/20XX</w:t>
      </w:r>
    </w:p>
    <w:p w14:paraId="2AFC417F" w14:textId="77777777" w:rsidR="000807A8" w:rsidRPr="00076096" w:rsidRDefault="000807A8" w:rsidP="000807A8">
      <w:pPr>
        <w:rPr>
          <w:sz w:val="72"/>
        </w:rPr>
      </w:pPr>
    </w:p>
    <w:p w14:paraId="2A696880" w14:textId="77777777" w:rsidR="000807A8" w:rsidRPr="00076096" w:rsidRDefault="000807A8" w:rsidP="000807A8">
      <w:pPr>
        <w:rPr>
          <w:sz w:val="72"/>
        </w:rPr>
      </w:pPr>
    </w:p>
    <w:p w14:paraId="28DAB54B" w14:textId="77777777" w:rsidR="000807A8" w:rsidRPr="00076096" w:rsidRDefault="000807A8" w:rsidP="000807A8">
      <w:pPr>
        <w:rPr>
          <w:sz w:val="72"/>
        </w:rPr>
      </w:pPr>
    </w:p>
    <w:p w14:paraId="6969B9F6" w14:textId="77777777" w:rsidR="0059763E" w:rsidRPr="00076096" w:rsidRDefault="000807A8" w:rsidP="000807A8">
      <w:pPr>
        <w:rPr>
          <w:sz w:val="36"/>
        </w:rPr>
        <w:sectPr w:rsidR="0059763E" w:rsidRPr="00076096" w:rsidSect="008B1FDB">
          <w:pgSz w:w="11906" w:h="16838"/>
          <w:pgMar w:top="1417" w:right="1417" w:bottom="1417" w:left="1417" w:header="708" w:footer="708" w:gutter="0"/>
          <w:cols w:space="708"/>
          <w:docGrid w:linePitch="360"/>
        </w:sectPr>
      </w:pPr>
      <w:r w:rsidRPr="00076096">
        <w:rPr>
          <w:sz w:val="36"/>
        </w:rPr>
        <w:t xml:space="preserve">De : Stagiaire </w:t>
      </w:r>
    </w:p>
    <w:sdt>
      <w:sdtPr>
        <w:rPr>
          <w:rFonts w:ascii="Times New Roman" w:eastAsia="Times New Roman" w:hAnsi="Times New Roman" w:cs="Times New Roman"/>
          <w:b w:val="0"/>
          <w:bCs w:val="0"/>
          <w:color w:val="auto"/>
          <w:sz w:val="24"/>
          <w:szCs w:val="24"/>
          <w:lang w:eastAsia="fr-FR"/>
        </w:rPr>
        <w:id w:val="340577301"/>
        <w:docPartObj>
          <w:docPartGallery w:val="Table of Contents"/>
          <w:docPartUnique/>
        </w:docPartObj>
      </w:sdtPr>
      <w:sdtEndPr/>
      <w:sdtContent>
        <w:p w14:paraId="181009A8" w14:textId="77777777" w:rsidR="0059763E" w:rsidRPr="00076096" w:rsidRDefault="0059763E">
          <w:pPr>
            <w:pStyle w:val="En-ttedetabledesmatires"/>
            <w:rPr>
              <w:rFonts w:ascii="Times New Roman" w:hAnsi="Times New Roman" w:cs="Times New Roman"/>
            </w:rPr>
          </w:pPr>
          <w:r w:rsidRPr="00076096">
            <w:rPr>
              <w:rFonts w:ascii="Times New Roman" w:hAnsi="Times New Roman" w:cs="Times New Roman"/>
            </w:rPr>
            <w:t>Sommaire</w:t>
          </w:r>
        </w:p>
        <w:p w14:paraId="129A755A" w14:textId="0D3427C3" w:rsidR="00371020" w:rsidRDefault="0059763E">
          <w:pPr>
            <w:pStyle w:val="TM1"/>
            <w:tabs>
              <w:tab w:val="left" w:pos="480"/>
              <w:tab w:val="right" w:leader="dot" w:pos="9062"/>
            </w:tabs>
            <w:rPr>
              <w:rFonts w:asciiTheme="minorHAnsi" w:eastAsiaTheme="minorEastAsia" w:hAnsiTheme="minorHAnsi" w:cstheme="minorBidi"/>
              <w:noProof/>
              <w:sz w:val="22"/>
              <w:szCs w:val="22"/>
            </w:rPr>
          </w:pPr>
          <w:r w:rsidRPr="00076096">
            <w:fldChar w:fldCharType="begin"/>
          </w:r>
          <w:r w:rsidRPr="00076096">
            <w:instrText xml:space="preserve"> TOC \o "1-3" \h \z \u </w:instrText>
          </w:r>
          <w:r w:rsidRPr="00076096">
            <w:fldChar w:fldCharType="separate"/>
          </w:r>
          <w:hyperlink w:anchor="_Toc101536271" w:history="1">
            <w:r w:rsidR="00371020" w:rsidRPr="00E1096D">
              <w:rPr>
                <w:rStyle w:val="Lienhypertexte"/>
                <w:noProof/>
              </w:rPr>
              <w:t>I.</w:t>
            </w:r>
            <w:r w:rsidR="00371020">
              <w:rPr>
                <w:rFonts w:asciiTheme="minorHAnsi" w:eastAsiaTheme="minorEastAsia" w:hAnsiTheme="minorHAnsi" w:cstheme="minorBidi"/>
                <w:noProof/>
                <w:sz w:val="22"/>
                <w:szCs w:val="22"/>
              </w:rPr>
              <w:tab/>
            </w:r>
            <w:r w:rsidR="00371020" w:rsidRPr="00E1096D">
              <w:rPr>
                <w:rStyle w:val="Lienhypertexte"/>
                <w:noProof/>
              </w:rPr>
              <w:t>La situation du marché du Jouet en France</w:t>
            </w:r>
            <w:r w:rsidR="00371020">
              <w:rPr>
                <w:noProof/>
                <w:webHidden/>
              </w:rPr>
              <w:tab/>
            </w:r>
            <w:r w:rsidR="00371020">
              <w:rPr>
                <w:noProof/>
                <w:webHidden/>
              </w:rPr>
              <w:fldChar w:fldCharType="begin"/>
            </w:r>
            <w:r w:rsidR="00371020">
              <w:rPr>
                <w:noProof/>
                <w:webHidden/>
              </w:rPr>
              <w:instrText xml:space="preserve"> PAGEREF _Toc101536271 \h </w:instrText>
            </w:r>
            <w:r w:rsidR="00371020">
              <w:rPr>
                <w:noProof/>
                <w:webHidden/>
              </w:rPr>
            </w:r>
            <w:r w:rsidR="00371020">
              <w:rPr>
                <w:noProof/>
                <w:webHidden/>
              </w:rPr>
              <w:fldChar w:fldCharType="separate"/>
            </w:r>
            <w:r w:rsidR="00371020">
              <w:rPr>
                <w:noProof/>
                <w:webHidden/>
              </w:rPr>
              <w:t>3</w:t>
            </w:r>
            <w:r w:rsidR="00371020">
              <w:rPr>
                <w:noProof/>
                <w:webHidden/>
              </w:rPr>
              <w:fldChar w:fldCharType="end"/>
            </w:r>
          </w:hyperlink>
        </w:p>
        <w:p w14:paraId="4A94B212" w14:textId="31D8BE24" w:rsidR="00371020" w:rsidRDefault="00371020">
          <w:pPr>
            <w:pStyle w:val="TM3"/>
            <w:tabs>
              <w:tab w:val="left" w:pos="1100"/>
              <w:tab w:val="right" w:leader="dot" w:pos="9062"/>
            </w:tabs>
            <w:rPr>
              <w:rFonts w:asciiTheme="minorHAnsi" w:eastAsiaTheme="minorEastAsia" w:hAnsiTheme="minorHAnsi" w:cstheme="minorBidi"/>
              <w:noProof/>
              <w:sz w:val="22"/>
              <w:szCs w:val="22"/>
            </w:rPr>
          </w:pPr>
          <w:hyperlink w:anchor="_Toc101536272" w:history="1">
            <w:r w:rsidRPr="00E1096D">
              <w:rPr>
                <w:rStyle w:val="Lienhypertexte"/>
                <w:noProof/>
              </w:rPr>
              <w:t>A.</w:t>
            </w:r>
            <w:r>
              <w:rPr>
                <w:rFonts w:asciiTheme="minorHAnsi" w:eastAsiaTheme="minorEastAsia" w:hAnsiTheme="minorHAnsi" w:cstheme="minorBidi"/>
                <w:noProof/>
                <w:sz w:val="22"/>
                <w:szCs w:val="22"/>
              </w:rPr>
              <w:tab/>
            </w:r>
            <w:r w:rsidRPr="00E1096D">
              <w:rPr>
                <w:rStyle w:val="Lienhypertexte"/>
                <w:noProof/>
              </w:rPr>
              <w:t>L’évolution du marché</w:t>
            </w:r>
            <w:r>
              <w:rPr>
                <w:noProof/>
                <w:webHidden/>
              </w:rPr>
              <w:tab/>
            </w:r>
            <w:r>
              <w:rPr>
                <w:noProof/>
                <w:webHidden/>
              </w:rPr>
              <w:fldChar w:fldCharType="begin"/>
            </w:r>
            <w:r>
              <w:rPr>
                <w:noProof/>
                <w:webHidden/>
              </w:rPr>
              <w:instrText xml:space="preserve"> PAGEREF _Toc101536272 \h </w:instrText>
            </w:r>
            <w:r>
              <w:rPr>
                <w:noProof/>
                <w:webHidden/>
              </w:rPr>
            </w:r>
            <w:r>
              <w:rPr>
                <w:noProof/>
                <w:webHidden/>
              </w:rPr>
              <w:fldChar w:fldCharType="separate"/>
            </w:r>
            <w:r>
              <w:rPr>
                <w:noProof/>
                <w:webHidden/>
              </w:rPr>
              <w:t>3</w:t>
            </w:r>
            <w:r>
              <w:rPr>
                <w:noProof/>
                <w:webHidden/>
              </w:rPr>
              <w:fldChar w:fldCharType="end"/>
            </w:r>
          </w:hyperlink>
        </w:p>
        <w:p w14:paraId="4580351B" w14:textId="3811E5E2" w:rsidR="00371020" w:rsidRDefault="00371020">
          <w:pPr>
            <w:pStyle w:val="TM3"/>
            <w:tabs>
              <w:tab w:val="left" w:pos="1100"/>
              <w:tab w:val="right" w:leader="dot" w:pos="9062"/>
            </w:tabs>
            <w:rPr>
              <w:rFonts w:asciiTheme="minorHAnsi" w:eastAsiaTheme="minorEastAsia" w:hAnsiTheme="minorHAnsi" w:cstheme="minorBidi"/>
              <w:noProof/>
              <w:sz w:val="22"/>
              <w:szCs w:val="22"/>
            </w:rPr>
          </w:pPr>
          <w:hyperlink w:anchor="_Toc101536273" w:history="1">
            <w:r w:rsidRPr="00E1096D">
              <w:rPr>
                <w:rStyle w:val="Lienhypertexte"/>
                <w:noProof/>
              </w:rPr>
              <w:t>B.</w:t>
            </w:r>
            <w:r>
              <w:rPr>
                <w:rFonts w:asciiTheme="minorHAnsi" w:eastAsiaTheme="minorEastAsia" w:hAnsiTheme="minorHAnsi" w:cstheme="minorBidi"/>
                <w:noProof/>
                <w:sz w:val="22"/>
                <w:szCs w:val="22"/>
              </w:rPr>
              <w:tab/>
            </w:r>
            <w:r w:rsidRPr="00E1096D">
              <w:rPr>
                <w:rStyle w:val="Lienhypertexte"/>
                <w:noProof/>
              </w:rPr>
              <w:t>Les produits proposés</w:t>
            </w:r>
            <w:r>
              <w:rPr>
                <w:noProof/>
                <w:webHidden/>
              </w:rPr>
              <w:tab/>
            </w:r>
            <w:r>
              <w:rPr>
                <w:noProof/>
                <w:webHidden/>
              </w:rPr>
              <w:fldChar w:fldCharType="begin"/>
            </w:r>
            <w:r>
              <w:rPr>
                <w:noProof/>
                <w:webHidden/>
              </w:rPr>
              <w:instrText xml:space="preserve"> PAGEREF _Toc101536273 \h </w:instrText>
            </w:r>
            <w:r>
              <w:rPr>
                <w:noProof/>
                <w:webHidden/>
              </w:rPr>
            </w:r>
            <w:r>
              <w:rPr>
                <w:noProof/>
                <w:webHidden/>
              </w:rPr>
              <w:fldChar w:fldCharType="separate"/>
            </w:r>
            <w:r>
              <w:rPr>
                <w:noProof/>
                <w:webHidden/>
              </w:rPr>
              <w:t>3</w:t>
            </w:r>
            <w:r>
              <w:rPr>
                <w:noProof/>
                <w:webHidden/>
              </w:rPr>
              <w:fldChar w:fldCharType="end"/>
            </w:r>
          </w:hyperlink>
        </w:p>
        <w:p w14:paraId="62821B1B" w14:textId="2B6FFB8D" w:rsidR="00371020" w:rsidRDefault="00371020">
          <w:pPr>
            <w:pStyle w:val="TM3"/>
            <w:tabs>
              <w:tab w:val="left" w:pos="1100"/>
              <w:tab w:val="right" w:leader="dot" w:pos="9062"/>
            </w:tabs>
            <w:rPr>
              <w:rFonts w:asciiTheme="minorHAnsi" w:eastAsiaTheme="minorEastAsia" w:hAnsiTheme="minorHAnsi" w:cstheme="minorBidi"/>
              <w:noProof/>
              <w:sz w:val="22"/>
              <w:szCs w:val="22"/>
            </w:rPr>
          </w:pPr>
          <w:hyperlink w:anchor="_Toc101536274" w:history="1">
            <w:r w:rsidRPr="00E1096D">
              <w:rPr>
                <w:rStyle w:val="Lienhypertexte"/>
                <w:noProof/>
              </w:rPr>
              <w:t>C.</w:t>
            </w:r>
            <w:r>
              <w:rPr>
                <w:rFonts w:asciiTheme="minorHAnsi" w:eastAsiaTheme="minorEastAsia" w:hAnsiTheme="minorHAnsi" w:cstheme="minorBidi"/>
                <w:noProof/>
                <w:sz w:val="22"/>
                <w:szCs w:val="22"/>
              </w:rPr>
              <w:tab/>
            </w:r>
            <w:r w:rsidRPr="00E1096D">
              <w:rPr>
                <w:rStyle w:val="Lienhypertexte"/>
                <w:noProof/>
              </w:rPr>
              <w:t>Les caractéristiques du marché</w:t>
            </w:r>
            <w:r>
              <w:rPr>
                <w:noProof/>
                <w:webHidden/>
              </w:rPr>
              <w:tab/>
            </w:r>
            <w:r>
              <w:rPr>
                <w:noProof/>
                <w:webHidden/>
              </w:rPr>
              <w:fldChar w:fldCharType="begin"/>
            </w:r>
            <w:r>
              <w:rPr>
                <w:noProof/>
                <w:webHidden/>
              </w:rPr>
              <w:instrText xml:space="preserve"> PAGEREF _Toc101536274 \h </w:instrText>
            </w:r>
            <w:r>
              <w:rPr>
                <w:noProof/>
                <w:webHidden/>
              </w:rPr>
            </w:r>
            <w:r>
              <w:rPr>
                <w:noProof/>
                <w:webHidden/>
              </w:rPr>
              <w:fldChar w:fldCharType="separate"/>
            </w:r>
            <w:r>
              <w:rPr>
                <w:noProof/>
                <w:webHidden/>
              </w:rPr>
              <w:t>3</w:t>
            </w:r>
            <w:r>
              <w:rPr>
                <w:noProof/>
                <w:webHidden/>
              </w:rPr>
              <w:fldChar w:fldCharType="end"/>
            </w:r>
          </w:hyperlink>
        </w:p>
        <w:p w14:paraId="3456D3E5" w14:textId="0A8BBAED" w:rsidR="00371020" w:rsidRDefault="00371020">
          <w:pPr>
            <w:pStyle w:val="TM1"/>
            <w:tabs>
              <w:tab w:val="left" w:pos="480"/>
              <w:tab w:val="right" w:leader="dot" w:pos="9062"/>
            </w:tabs>
            <w:rPr>
              <w:rFonts w:asciiTheme="minorHAnsi" w:eastAsiaTheme="minorEastAsia" w:hAnsiTheme="minorHAnsi" w:cstheme="minorBidi"/>
              <w:noProof/>
              <w:sz w:val="22"/>
              <w:szCs w:val="22"/>
            </w:rPr>
          </w:pPr>
          <w:hyperlink w:anchor="_Toc101536275" w:history="1">
            <w:r w:rsidRPr="00E1096D">
              <w:rPr>
                <w:rStyle w:val="Lienhypertexte"/>
                <w:noProof/>
              </w:rPr>
              <w:t>II.</w:t>
            </w:r>
            <w:r>
              <w:rPr>
                <w:rFonts w:asciiTheme="minorHAnsi" w:eastAsiaTheme="minorEastAsia" w:hAnsiTheme="minorHAnsi" w:cstheme="minorBidi"/>
                <w:noProof/>
                <w:sz w:val="22"/>
                <w:szCs w:val="22"/>
              </w:rPr>
              <w:tab/>
            </w:r>
            <w:r w:rsidRPr="00E1096D">
              <w:rPr>
                <w:rStyle w:val="Lienhypertexte"/>
                <w:noProof/>
              </w:rPr>
              <w:t>Les caractéristiques de la demande</w:t>
            </w:r>
            <w:r>
              <w:rPr>
                <w:noProof/>
                <w:webHidden/>
              </w:rPr>
              <w:tab/>
            </w:r>
            <w:r>
              <w:rPr>
                <w:noProof/>
                <w:webHidden/>
              </w:rPr>
              <w:fldChar w:fldCharType="begin"/>
            </w:r>
            <w:r>
              <w:rPr>
                <w:noProof/>
                <w:webHidden/>
              </w:rPr>
              <w:instrText xml:space="preserve"> PAGEREF _Toc101536275 \h </w:instrText>
            </w:r>
            <w:r>
              <w:rPr>
                <w:noProof/>
                <w:webHidden/>
              </w:rPr>
            </w:r>
            <w:r>
              <w:rPr>
                <w:noProof/>
                <w:webHidden/>
              </w:rPr>
              <w:fldChar w:fldCharType="separate"/>
            </w:r>
            <w:r>
              <w:rPr>
                <w:noProof/>
                <w:webHidden/>
              </w:rPr>
              <w:t>3</w:t>
            </w:r>
            <w:r>
              <w:rPr>
                <w:noProof/>
                <w:webHidden/>
              </w:rPr>
              <w:fldChar w:fldCharType="end"/>
            </w:r>
          </w:hyperlink>
        </w:p>
        <w:p w14:paraId="020BC00D" w14:textId="0474265A" w:rsidR="00371020" w:rsidRDefault="00371020">
          <w:pPr>
            <w:pStyle w:val="TM3"/>
            <w:tabs>
              <w:tab w:val="left" w:pos="1100"/>
              <w:tab w:val="right" w:leader="dot" w:pos="9062"/>
            </w:tabs>
            <w:rPr>
              <w:rFonts w:asciiTheme="minorHAnsi" w:eastAsiaTheme="minorEastAsia" w:hAnsiTheme="minorHAnsi" w:cstheme="minorBidi"/>
              <w:noProof/>
              <w:sz w:val="22"/>
              <w:szCs w:val="22"/>
            </w:rPr>
          </w:pPr>
          <w:hyperlink w:anchor="_Toc101536276" w:history="1">
            <w:r w:rsidRPr="00E1096D">
              <w:rPr>
                <w:rStyle w:val="Lienhypertexte"/>
                <w:noProof/>
              </w:rPr>
              <w:t>A.</w:t>
            </w:r>
            <w:r>
              <w:rPr>
                <w:rFonts w:asciiTheme="minorHAnsi" w:eastAsiaTheme="minorEastAsia" w:hAnsiTheme="minorHAnsi" w:cstheme="minorBidi"/>
                <w:noProof/>
                <w:sz w:val="22"/>
                <w:szCs w:val="22"/>
              </w:rPr>
              <w:tab/>
            </w:r>
            <w:r w:rsidRPr="00E1096D">
              <w:rPr>
                <w:rStyle w:val="Lienhypertexte"/>
                <w:noProof/>
              </w:rPr>
              <w:t>Au niveau quantitatif</w:t>
            </w:r>
            <w:r>
              <w:rPr>
                <w:noProof/>
                <w:webHidden/>
              </w:rPr>
              <w:tab/>
            </w:r>
            <w:r>
              <w:rPr>
                <w:noProof/>
                <w:webHidden/>
              </w:rPr>
              <w:fldChar w:fldCharType="begin"/>
            </w:r>
            <w:r>
              <w:rPr>
                <w:noProof/>
                <w:webHidden/>
              </w:rPr>
              <w:instrText xml:space="preserve"> PAGEREF _Toc101536276 \h </w:instrText>
            </w:r>
            <w:r>
              <w:rPr>
                <w:noProof/>
                <w:webHidden/>
              </w:rPr>
            </w:r>
            <w:r>
              <w:rPr>
                <w:noProof/>
                <w:webHidden/>
              </w:rPr>
              <w:fldChar w:fldCharType="separate"/>
            </w:r>
            <w:r>
              <w:rPr>
                <w:noProof/>
                <w:webHidden/>
              </w:rPr>
              <w:t>3</w:t>
            </w:r>
            <w:r>
              <w:rPr>
                <w:noProof/>
                <w:webHidden/>
              </w:rPr>
              <w:fldChar w:fldCharType="end"/>
            </w:r>
          </w:hyperlink>
        </w:p>
        <w:p w14:paraId="17D36D9E" w14:textId="1EC89280" w:rsidR="00371020" w:rsidRDefault="00371020">
          <w:pPr>
            <w:pStyle w:val="TM3"/>
            <w:tabs>
              <w:tab w:val="left" w:pos="1100"/>
              <w:tab w:val="right" w:leader="dot" w:pos="9062"/>
            </w:tabs>
            <w:rPr>
              <w:rFonts w:asciiTheme="minorHAnsi" w:eastAsiaTheme="minorEastAsia" w:hAnsiTheme="minorHAnsi" w:cstheme="minorBidi"/>
              <w:noProof/>
              <w:sz w:val="22"/>
              <w:szCs w:val="22"/>
            </w:rPr>
          </w:pPr>
          <w:hyperlink w:anchor="_Toc101536277" w:history="1">
            <w:r w:rsidRPr="00E1096D">
              <w:rPr>
                <w:rStyle w:val="Lienhypertexte"/>
                <w:noProof/>
              </w:rPr>
              <w:t>B.</w:t>
            </w:r>
            <w:r>
              <w:rPr>
                <w:rFonts w:asciiTheme="minorHAnsi" w:eastAsiaTheme="minorEastAsia" w:hAnsiTheme="minorHAnsi" w:cstheme="minorBidi"/>
                <w:noProof/>
                <w:sz w:val="22"/>
                <w:szCs w:val="22"/>
              </w:rPr>
              <w:tab/>
            </w:r>
            <w:r w:rsidRPr="00E1096D">
              <w:rPr>
                <w:rStyle w:val="Lienhypertexte"/>
                <w:noProof/>
              </w:rPr>
              <w:t>Au niveau qualitatif</w:t>
            </w:r>
            <w:r>
              <w:rPr>
                <w:noProof/>
                <w:webHidden/>
              </w:rPr>
              <w:tab/>
            </w:r>
            <w:r>
              <w:rPr>
                <w:noProof/>
                <w:webHidden/>
              </w:rPr>
              <w:fldChar w:fldCharType="begin"/>
            </w:r>
            <w:r>
              <w:rPr>
                <w:noProof/>
                <w:webHidden/>
              </w:rPr>
              <w:instrText xml:space="preserve"> PAGEREF _Toc101536277 \h </w:instrText>
            </w:r>
            <w:r>
              <w:rPr>
                <w:noProof/>
                <w:webHidden/>
              </w:rPr>
            </w:r>
            <w:r>
              <w:rPr>
                <w:noProof/>
                <w:webHidden/>
              </w:rPr>
              <w:fldChar w:fldCharType="separate"/>
            </w:r>
            <w:r>
              <w:rPr>
                <w:noProof/>
                <w:webHidden/>
              </w:rPr>
              <w:t>3</w:t>
            </w:r>
            <w:r>
              <w:rPr>
                <w:noProof/>
                <w:webHidden/>
              </w:rPr>
              <w:fldChar w:fldCharType="end"/>
            </w:r>
          </w:hyperlink>
        </w:p>
        <w:p w14:paraId="25211766" w14:textId="6996ADAF" w:rsidR="00371020" w:rsidRDefault="00371020">
          <w:pPr>
            <w:pStyle w:val="TM1"/>
            <w:tabs>
              <w:tab w:val="left" w:pos="660"/>
              <w:tab w:val="right" w:leader="dot" w:pos="9062"/>
            </w:tabs>
            <w:rPr>
              <w:rFonts w:asciiTheme="minorHAnsi" w:eastAsiaTheme="minorEastAsia" w:hAnsiTheme="minorHAnsi" w:cstheme="minorBidi"/>
              <w:noProof/>
              <w:sz w:val="22"/>
              <w:szCs w:val="22"/>
            </w:rPr>
          </w:pPr>
          <w:hyperlink w:anchor="_Toc101536278" w:history="1">
            <w:r w:rsidRPr="00E1096D">
              <w:rPr>
                <w:rStyle w:val="Lienhypertexte"/>
                <w:noProof/>
              </w:rPr>
              <w:t>III.</w:t>
            </w:r>
            <w:r>
              <w:rPr>
                <w:rFonts w:asciiTheme="minorHAnsi" w:eastAsiaTheme="minorEastAsia" w:hAnsiTheme="minorHAnsi" w:cstheme="minorBidi"/>
                <w:noProof/>
                <w:sz w:val="22"/>
                <w:szCs w:val="22"/>
              </w:rPr>
              <w:tab/>
            </w:r>
            <w:r w:rsidRPr="00E1096D">
              <w:rPr>
                <w:rStyle w:val="Lienhypertexte"/>
                <w:noProof/>
              </w:rPr>
              <w:t>Les caractéristiques de l’offre</w:t>
            </w:r>
            <w:r>
              <w:rPr>
                <w:noProof/>
                <w:webHidden/>
              </w:rPr>
              <w:tab/>
            </w:r>
            <w:r>
              <w:rPr>
                <w:noProof/>
                <w:webHidden/>
              </w:rPr>
              <w:fldChar w:fldCharType="begin"/>
            </w:r>
            <w:r>
              <w:rPr>
                <w:noProof/>
                <w:webHidden/>
              </w:rPr>
              <w:instrText xml:space="preserve"> PAGEREF _Toc101536278 \h </w:instrText>
            </w:r>
            <w:r>
              <w:rPr>
                <w:noProof/>
                <w:webHidden/>
              </w:rPr>
            </w:r>
            <w:r>
              <w:rPr>
                <w:noProof/>
                <w:webHidden/>
              </w:rPr>
              <w:fldChar w:fldCharType="separate"/>
            </w:r>
            <w:r>
              <w:rPr>
                <w:noProof/>
                <w:webHidden/>
              </w:rPr>
              <w:t>4</w:t>
            </w:r>
            <w:r>
              <w:rPr>
                <w:noProof/>
                <w:webHidden/>
              </w:rPr>
              <w:fldChar w:fldCharType="end"/>
            </w:r>
          </w:hyperlink>
        </w:p>
        <w:p w14:paraId="018B7C19" w14:textId="372D3097" w:rsidR="00371020" w:rsidRDefault="00371020">
          <w:pPr>
            <w:pStyle w:val="TM2"/>
            <w:tabs>
              <w:tab w:val="left" w:pos="880"/>
              <w:tab w:val="right" w:leader="dot" w:pos="9062"/>
            </w:tabs>
            <w:rPr>
              <w:rFonts w:asciiTheme="minorHAnsi" w:eastAsiaTheme="minorEastAsia" w:hAnsiTheme="minorHAnsi" w:cstheme="minorBidi"/>
              <w:noProof/>
              <w:sz w:val="22"/>
              <w:szCs w:val="22"/>
            </w:rPr>
          </w:pPr>
          <w:hyperlink w:anchor="_Toc101536279" w:history="1">
            <w:r w:rsidRPr="00E1096D">
              <w:rPr>
                <w:rStyle w:val="Lienhypertexte"/>
                <w:noProof/>
              </w:rPr>
              <w:t>A.</w:t>
            </w:r>
            <w:r>
              <w:rPr>
                <w:rFonts w:asciiTheme="minorHAnsi" w:eastAsiaTheme="minorEastAsia" w:hAnsiTheme="minorHAnsi" w:cstheme="minorBidi"/>
                <w:noProof/>
                <w:sz w:val="22"/>
                <w:szCs w:val="22"/>
              </w:rPr>
              <w:tab/>
            </w:r>
            <w:r w:rsidRPr="00E1096D">
              <w:rPr>
                <w:rStyle w:val="Lienhypertexte"/>
                <w:noProof/>
              </w:rPr>
              <w:t>Les concurrents</w:t>
            </w:r>
            <w:r>
              <w:rPr>
                <w:noProof/>
                <w:webHidden/>
              </w:rPr>
              <w:tab/>
            </w:r>
            <w:r>
              <w:rPr>
                <w:noProof/>
                <w:webHidden/>
              </w:rPr>
              <w:fldChar w:fldCharType="begin"/>
            </w:r>
            <w:r>
              <w:rPr>
                <w:noProof/>
                <w:webHidden/>
              </w:rPr>
              <w:instrText xml:space="preserve"> PAGEREF _Toc101536279 \h </w:instrText>
            </w:r>
            <w:r>
              <w:rPr>
                <w:noProof/>
                <w:webHidden/>
              </w:rPr>
            </w:r>
            <w:r>
              <w:rPr>
                <w:noProof/>
                <w:webHidden/>
              </w:rPr>
              <w:fldChar w:fldCharType="separate"/>
            </w:r>
            <w:r>
              <w:rPr>
                <w:noProof/>
                <w:webHidden/>
              </w:rPr>
              <w:t>4</w:t>
            </w:r>
            <w:r>
              <w:rPr>
                <w:noProof/>
                <w:webHidden/>
              </w:rPr>
              <w:fldChar w:fldCharType="end"/>
            </w:r>
          </w:hyperlink>
        </w:p>
        <w:p w14:paraId="5F248EF7" w14:textId="77B3903D" w:rsidR="00371020" w:rsidRDefault="00371020">
          <w:pPr>
            <w:pStyle w:val="TM3"/>
            <w:tabs>
              <w:tab w:val="left" w:pos="880"/>
              <w:tab w:val="right" w:leader="dot" w:pos="9062"/>
            </w:tabs>
            <w:rPr>
              <w:rFonts w:asciiTheme="minorHAnsi" w:eastAsiaTheme="minorEastAsia" w:hAnsiTheme="minorHAnsi" w:cstheme="minorBidi"/>
              <w:noProof/>
              <w:sz w:val="22"/>
              <w:szCs w:val="22"/>
            </w:rPr>
          </w:pPr>
          <w:hyperlink w:anchor="_Toc101536280" w:history="1">
            <w:r w:rsidRPr="00E1096D">
              <w:rPr>
                <w:rStyle w:val="Lienhypertexte"/>
                <w:noProof/>
              </w:rPr>
              <w:t>a.</w:t>
            </w:r>
            <w:r>
              <w:rPr>
                <w:rFonts w:asciiTheme="minorHAnsi" w:eastAsiaTheme="minorEastAsia" w:hAnsiTheme="minorHAnsi" w:cstheme="minorBidi"/>
                <w:noProof/>
                <w:sz w:val="22"/>
                <w:szCs w:val="22"/>
              </w:rPr>
              <w:tab/>
            </w:r>
            <w:r w:rsidRPr="00E1096D">
              <w:rPr>
                <w:rStyle w:val="Lienhypertexte"/>
                <w:noProof/>
              </w:rPr>
              <w:t>Les concurrents directs</w:t>
            </w:r>
            <w:r>
              <w:rPr>
                <w:noProof/>
                <w:webHidden/>
              </w:rPr>
              <w:tab/>
            </w:r>
            <w:r>
              <w:rPr>
                <w:noProof/>
                <w:webHidden/>
              </w:rPr>
              <w:fldChar w:fldCharType="begin"/>
            </w:r>
            <w:r>
              <w:rPr>
                <w:noProof/>
                <w:webHidden/>
              </w:rPr>
              <w:instrText xml:space="preserve"> PAGEREF _Toc101536280 \h </w:instrText>
            </w:r>
            <w:r>
              <w:rPr>
                <w:noProof/>
                <w:webHidden/>
              </w:rPr>
            </w:r>
            <w:r>
              <w:rPr>
                <w:noProof/>
                <w:webHidden/>
              </w:rPr>
              <w:fldChar w:fldCharType="separate"/>
            </w:r>
            <w:r>
              <w:rPr>
                <w:noProof/>
                <w:webHidden/>
              </w:rPr>
              <w:t>4</w:t>
            </w:r>
            <w:r>
              <w:rPr>
                <w:noProof/>
                <w:webHidden/>
              </w:rPr>
              <w:fldChar w:fldCharType="end"/>
            </w:r>
          </w:hyperlink>
        </w:p>
        <w:p w14:paraId="188D894D" w14:textId="764CE5AD" w:rsidR="00371020" w:rsidRDefault="00371020">
          <w:pPr>
            <w:pStyle w:val="TM3"/>
            <w:tabs>
              <w:tab w:val="left" w:pos="1100"/>
              <w:tab w:val="right" w:leader="dot" w:pos="9062"/>
            </w:tabs>
            <w:rPr>
              <w:rFonts w:asciiTheme="minorHAnsi" w:eastAsiaTheme="minorEastAsia" w:hAnsiTheme="minorHAnsi" w:cstheme="minorBidi"/>
              <w:noProof/>
              <w:sz w:val="22"/>
              <w:szCs w:val="22"/>
            </w:rPr>
          </w:pPr>
          <w:hyperlink w:anchor="_Toc101536281" w:history="1">
            <w:r w:rsidRPr="00E1096D">
              <w:rPr>
                <w:rStyle w:val="Lienhypertexte"/>
                <w:noProof/>
              </w:rPr>
              <w:t>b.</w:t>
            </w:r>
            <w:r>
              <w:rPr>
                <w:rFonts w:asciiTheme="minorHAnsi" w:eastAsiaTheme="minorEastAsia" w:hAnsiTheme="minorHAnsi" w:cstheme="minorBidi"/>
                <w:noProof/>
                <w:sz w:val="22"/>
                <w:szCs w:val="22"/>
              </w:rPr>
              <w:tab/>
            </w:r>
            <w:r w:rsidRPr="00E1096D">
              <w:rPr>
                <w:rStyle w:val="Lienhypertexte"/>
                <w:noProof/>
              </w:rPr>
              <w:t>Les concurrents indirects</w:t>
            </w:r>
            <w:r>
              <w:rPr>
                <w:noProof/>
                <w:webHidden/>
              </w:rPr>
              <w:tab/>
            </w:r>
            <w:r>
              <w:rPr>
                <w:noProof/>
                <w:webHidden/>
              </w:rPr>
              <w:fldChar w:fldCharType="begin"/>
            </w:r>
            <w:r>
              <w:rPr>
                <w:noProof/>
                <w:webHidden/>
              </w:rPr>
              <w:instrText xml:space="preserve"> PAGEREF _Toc101536281 \h </w:instrText>
            </w:r>
            <w:r>
              <w:rPr>
                <w:noProof/>
                <w:webHidden/>
              </w:rPr>
            </w:r>
            <w:r>
              <w:rPr>
                <w:noProof/>
                <w:webHidden/>
              </w:rPr>
              <w:fldChar w:fldCharType="separate"/>
            </w:r>
            <w:r>
              <w:rPr>
                <w:noProof/>
                <w:webHidden/>
              </w:rPr>
              <w:t>4</w:t>
            </w:r>
            <w:r>
              <w:rPr>
                <w:noProof/>
                <w:webHidden/>
              </w:rPr>
              <w:fldChar w:fldCharType="end"/>
            </w:r>
          </w:hyperlink>
        </w:p>
        <w:p w14:paraId="08D91FAD" w14:textId="4D444179" w:rsidR="00371020" w:rsidRDefault="00371020">
          <w:pPr>
            <w:pStyle w:val="TM2"/>
            <w:tabs>
              <w:tab w:val="left" w:pos="880"/>
              <w:tab w:val="right" w:leader="dot" w:pos="9062"/>
            </w:tabs>
            <w:rPr>
              <w:rFonts w:asciiTheme="minorHAnsi" w:eastAsiaTheme="minorEastAsia" w:hAnsiTheme="minorHAnsi" w:cstheme="minorBidi"/>
              <w:noProof/>
              <w:sz w:val="22"/>
              <w:szCs w:val="22"/>
            </w:rPr>
          </w:pPr>
          <w:hyperlink w:anchor="_Toc101536282" w:history="1">
            <w:r w:rsidRPr="00E1096D">
              <w:rPr>
                <w:rStyle w:val="Lienhypertexte"/>
                <w:noProof/>
              </w:rPr>
              <w:t>B.</w:t>
            </w:r>
            <w:r>
              <w:rPr>
                <w:rFonts w:asciiTheme="minorHAnsi" w:eastAsiaTheme="minorEastAsia" w:hAnsiTheme="minorHAnsi" w:cstheme="minorBidi"/>
                <w:noProof/>
                <w:sz w:val="22"/>
                <w:szCs w:val="22"/>
              </w:rPr>
              <w:tab/>
            </w:r>
            <w:r w:rsidRPr="00E1096D">
              <w:rPr>
                <w:rStyle w:val="Lienhypertexte"/>
                <w:noProof/>
              </w:rPr>
              <w:t>Les fournisseurs du marché du jouet</w:t>
            </w:r>
            <w:r>
              <w:rPr>
                <w:noProof/>
                <w:webHidden/>
              </w:rPr>
              <w:tab/>
            </w:r>
            <w:r>
              <w:rPr>
                <w:noProof/>
                <w:webHidden/>
              </w:rPr>
              <w:fldChar w:fldCharType="begin"/>
            </w:r>
            <w:r>
              <w:rPr>
                <w:noProof/>
                <w:webHidden/>
              </w:rPr>
              <w:instrText xml:space="preserve"> PAGEREF _Toc101536282 \h </w:instrText>
            </w:r>
            <w:r>
              <w:rPr>
                <w:noProof/>
                <w:webHidden/>
              </w:rPr>
            </w:r>
            <w:r>
              <w:rPr>
                <w:noProof/>
                <w:webHidden/>
              </w:rPr>
              <w:fldChar w:fldCharType="separate"/>
            </w:r>
            <w:r>
              <w:rPr>
                <w:noProof/>
                <w:webHidden/>
              </w:rPr>
              <w:t>4</w:t>
            </w:r>
            <w:r>
              <w:rPr>
                <w:noProof/>
                <w:webHidden/>
              </w:rPr>
              <w:fldChar w:fldCharType="end"/>
            </w:r>
          </w:hyperlink>
        </w:p>
        <w:p w14:paraId="0CA0D504" w14:textId="4BB0515C" w:rsidR="00371020" w:rsidRDefault="00371020">
          <w:pPr>
            <w:pStyle w:val="TM3"/>
            <w:tabs>
              <w:tab w:val="left" w:pos="880"/>
              <w:tab w:val="right" w:leader="dot" w:pos="9062"/>
            </w:tabs>
            <w:rPr>
              <w:rFonts w:asciiTheme="minorHAnsi" w:eastAsiaTheme="minorEastAsia" w:hAnsiTheme="minorHAnsi" w:cstheme="minorBidi"/>
              <w:noProof/>
              <w:sz w:val="22"/>
              <w:szCs w:val="22"/>
            </w:rPr>
          </w:pPr>
          <w:hyperlink w:anchor="_Toc101536283" w:history="1">
            <w:r w:rsidRPr="00E1096D">
              <w:rPr>
                <w:rStyle w:val="Lienhypertexte"/>
                <w:noProof/>
              </w:rPr>
              <w:t>a.</w:t>
            </w:r>
            <w:r>
              <w:rPr>
                <w:rFonts w:asciiTheme="minorHAnsi" w:eastAsiaTheme="minorEastAsia" w:hAnsiTheme="minorHAnsi" w:cstheme="minorBidi"/>
                <w:noProof/>
                <w:sz w:val="22"/>
                <w:szCs w:val="22"/>
              </w:rPr>
              <w:tab/>
            </w:r>
            <w:r w:rsidRPr="00E1096D">
              <w:rPr>
                <w:rStyle w:val="Lienhypertexte"/>
                <w:noProof/>
              </w:rPr>
              <w:t>Une offre surtout étrangère</w:t>
            </w:r>
            <w:r>
              <w:rPr>
                <w:noProof/>
                <w:webHidden/>
              </w:rPr>
              <w:tab/>
            </w:r>
            <w:r>
              <w:rPr>
                <w:noProof/>
                <w:webHidden/>
              </w:rPr>
              <w:fldChar w:fldCharType="begin"/>
            </w:r>
            <w:r>
              <w:rPr>
                <w:noProof/>
                <w:webHidden/>
              </w:rPr>
              <w:instrText xml:space="preserve"> PAGEREF _Toc101536283 \h </w:instrText>
            </w:r>
            <w:r>
              <w:rPr>
                <w:noProof/>
                <w:webHidden/>
              </w:rPr>
            </w:r>
            <w:r>
              <w:rPr>
                <w:noProof/>
                <w:webHidden/>
              </w:rPr>
              <w:fldChar w:fldCharType="separate"/>
            </w:r>
            <w:r>
              <w:rPr>
                <w:noProof/>
                <w:webHidden/>
              </w:rPr>
              <w:t>4</w:t>
            </w:r>
            <w:r>
              <w:rPr>
                <w:noProof/>
                <w:webHidden/>
              </w:rPr>
              <w:fldChar w:fldCharType="end"/>
            </w:r>
          </w:hyperlink>
        </w:p>
        <w:p w14:paraId="1118B187" w14:textId="5E8E25B6" w:rsidR="00371020" w:rsidRDefault="00371020">
          <w:pPr>
            <w:pStyle w:val="TM3"/>
            <w:tabs>
              <w:tab w:val="left" w:pos="1100"/>
              <w:tab w:val="right" w:leader="dot" w:pos="9062"/>
            </w:tabs>
            <w:rPr>
              <w:rFonts w:asciiTheme="minorHAnsi" w:eastAsiaTheme="minorEastAsia" w:hAnsiTheme="minorHAnsi" w:cstheme="minorBidi"/>
              <w:noProof/>
              <w:sz w:val="22"/>
              <w:szCs w:val="22"/>
            </w:rPr>
          </w:pPr>
          <w:hyperlink w:anchor="_Toc101536284" w:history="1">
            <w:r w:rsidRPr="00E1096D">
              <w:rPr>
                <w:rStyle w:val="Lienhypertexte"/>
                <w:noProof/>
              </w:rPr>
              <w:t>b.</w:t>
            </w:r>
            <w:r>
              <w:rPr>
                <w:rFonts w:asciiTheme="minorHAnsi" w:eastAsiaTheme="minorEastAsia" w:hAnsiTheme="minorHAnsi" w:cstheme="minorBidi"/>
                <w:noProof/>
                <w:sz w:val="22"/>
                <w:szCs w:val="22"/>
              </w:rPr>
              <w:tab/>
            </w:r>
            <w:r w:rsidRPr="00E1096D">
              <w:rPr>
                <w:rStyle w:val="Lienhypertexte"/>
                <w:noProof/>
              </w:rPr>
              <w:t>Une offre française</w:t>
            </w:r>
            <w:r>
              <w:rPr>
                <w:noProof/>
                <w:webHidden/>
              </w:rPr>
              <w:tab/>
            </w:r>
            <w:r>
              <w:rPr>
                <w:noProof/>
                <w:webHidden/>
              </w:rPr>
              <w:fldChar w:fldCharType="begin"/>
            </w:r>
            <w:r>
              <w:rPr>
                <w:noProof/>
                <w:webHidden/>
              </w:rPr>
              <w:instrText xml:space="preserve"> PAGEREF _Toc101536284 \h </w:instrText>
            </w:r>
            <w:r>
              <w:rPr>
                <w:noProof/>
                <w:webHidden/>
              </w:rPr>
            </w:r>
            <w:r>
              <w:rPr>
                <w:noProof/>
                <w:webHidden/>
              </w:rPr>
              <w:fldChar w:fldCharType="separate"/>
            </w:r>
            <w:r>
              <w:rPr>
                <w:noProof/>
                <w:webHidden/>
              </w:rPr>
              <w:t>4</w:t>
            </w:r>
            <w:r>
              <w:rPr>
                <w:noProof/>
                <w:webHidden/>
              </w:rPr>
              <w:fldChar w:fldCharType="end"/>
            </w:r>
          </w:hyperlink>
        </w:p>
        <w:p w14:paraId="7B5F4EEC" w14:textId="69C883FC" w:rsidR="00371020" w:rsidRDefault="00371020">
          <w:pPr>
            <w:pStyle w:val="TM1"/>
            <w:tabs>
              <w:tab w:val="left" w:pos="660"/>
              <w:tab w:val="right" w:leader="dot" w:pos="9062"/>
            </w:tabs>
            <w:rPr>
              <w:rFonts w:asciiTheme="minorHAnsi" w:eastAsiaTheme="minorEastAsia" w:hAnsiTheme="minorHAnsi" w:cstheme="minorBidi"/>
              <w:noProof/>
              <w:sz w:val="22"/>
              <w:szCs w:val="22"/>
            </w:rPr>
          </w:pPr>
          <w:hyperlink w:anchor="_Toc101536285" w:history="1">
            <w:r w:rsidRPr="00E1096D">
              <w:rPr>
                <w:rStyle w:val="Lienhypertexte"/>
                <w:noProof/>
              </w:rPr>
              <w:t>IV.</w:t>
            </w:r>
            <w:r>
              <w:rPr>
                <w:rFonts w:asciiTheme="minorHAnsi" w:eastAsiaTheme="minorEastAsia" w:hAnsiTheme="minorHAnsi" w:cstheme="minorBidi"/>
                <w:noProof/>
                <w:sz w:val="22"/>
                <w:szCs w:val="22"/>
              </w:rPr>
              <w:tab/>
            </w:r>
            <w:r w:rsidRPr="00E1096D">
              <w:rPr>
                <w:rStyle w:val="Lienhypertexte"/>
                <w:noProof/>
              </w:rPr>
              <w:t>Le diagnostic du macroenvironnement</w:t>
            </w:r>
            <w:r>
              <w:rPr>
                <w:noProof/>
                <w:webHidden/>
              </w:rPr>
              <w:tab/>
            </w:r>
            <w:r>
              <w:rPr>
                <w:noProof/>
                <w:webHidden/>
              </w:rPr>
              <w:fldChar w:fldCharType="begin"/>
            </w:r>
            <w:r>
              <w:rPr>
                <w:noProof/>
                <w:webHidden/>
              </w:rPr>
              <w:instrText xml:space="preserve"> PAGEREF _Toc101536285 \h </w:instrText>
            </w:r>
            <w:r>
              <w:rPr>
                <w:noProof/>
                <w:webHidden/>
              </w:rPr>
            </w:r>
            <w:r>
              <w:rPr>
                <w:noProof/>
                <w:webHidden/>
              </w:rPr>
              <w:fldChar w:fldCharType="separate"/>
            </w:r>
            <w:r>
              <w:rPr>
                <w:noProof/>
                <w:webHidden/>
              </w:rPr>
              <w:t>5</w:t>
            </w:r>
            <w:r>
              <w:rPr>
                <w:noProof/>
                <w:webHidden/>
              </w:rPr>
              <w:fldChar w:fldCharType="end"/>
            </w:r>
          </w:hyperlink>
        </w:p>
        <w:p w14:paraId="5CB2EB72" w14:textId="1BC604E3" w:rsidR="0059763E" w:rsidRPr="00076096" w:rsidRDefault="0059763E">
          <w:r w:rsidRPr="00076096">
            <w:fldChar w:fldCharType="end"/>
          </w:r>
        </w:p>
      </w:sdtContent>
    </w:sdt>
    <w:p w14:paraId="56FF4ACE" w14:textId="77777777" w:rsidR="000807A8" w:rsidRPr="00076096" w:rsidRDefault="000807A8" w:rsidP="000807A8">
      <w:pPr>
        <w:rPr>
          <w:sz w:val="28"/>
        </w:rPr>
        <w:sectPr w:rsidR="000807A8" w:rsidRPr="00076096" w:rsidSect="008B1FDB">
          <w:pgSz w:w="11906" w:h="16838"/>
          <w:pgMar w:top="1417" w:right="1417" w:bottom="1417" w:left="1417" w:header="708" w:footer="708" w:gutter="0"/>
          <w:cols w:space="708"/>
          <w:docGrid w:linePitch="360"/>
        </w:sectPr>
      </w:pPr>
    </w:p>
    <w:p w14:paraId="1AE5AB3D" w14:textId="3B10C18F" w:rsidR="00DB39F2" w:rsidRPr="00076096" w:rsidRDefault="00DB39F2" w:rsidP="0059763E">
      <w:pPr>
        <w:pStyle w:val="Titre1"/>
        <w:rPr>
          <w:rFonts w:ascii="Times New Roman" w:hAnsi="Times New Roman" w:cs="Times New Roman"/>
        </w:rPr>
      </w:pPr>
      <w:bookmarkStart w:id="0" w:name="_Toc101536271"/>
      <w:r w:rsidRPr="00076096">
        <w:rPr>
          <w:rFonts w:ascii="Times New Roman" w:hAnsi="Times New Roman" w:cs="Times New Roman"/>
        </w:rPr>
        <w:lastRenderedPageBreak/>
        <w:t>La situation du marché du Jouet</w:t>
      </w:r>
      <w:r w:rsidR="00264C63">
        <w:rPr>
          <w:rFonts w:ascii="Times New Roman" w:hAnsi="Times New Roman" w:cs="Times New Roman"/>
        </w:rPr>
        <w:t xml:space="preserve"> en France</w:t>
      </w:r>
      <w:bookmarkEnd w:id="0"/>
    </w:p>
    <w:p w14:paraId="7229218A" w14:textId="77777777" w:rsidR="00076096" w:rsidRPr="00076096" w:rsidRDefault="00076096" w:rsidP="00076096"/>
    <w:p w14:paraId="2EF8A5F1" w14:textId="77777777" w:rsidR="00E21A98" w:rsidRPr="00076096" w:rsidRDefault="00E21A98" w:rsidP="00264C63">
      <w:pPr>
        <w:pStyle w:val="Titre3"/>
      </w:pPr>
      <w:bookmarkStart w:id="1" w:name="_Toc101536272"/>
      <w:r w:rsidRPr="00076096">
        <w:t>L’évolution du marché</w:t>
      </w:r>
      <w:del w:id="2" w:author="BATALLAN CHLOE" w:date="2022-04-22T15:55:00Z">
        <w:r w:rsidR="00076096" w:rsidRPr="00076096" w:rsidDel="004E5FFA">
          <w:delText>.</w:delText>
        </w:r>
      </w:del>
      <w:bookmarkEnd w:id="1"/>
    </w:p>
    <w:p w14:paraId="1402DD4E" w14:textId="170C5A0C" w:rsidR="00285FAA" w:rsidRPr="00076096" w:rsidRDefault="00A43411" w:rsidP="003E0419">
      <w:pPr>
        <w:pStyle w:val="GuidePedagogiqueTitre7Rponses"/>
        <w:jc w:val="both"/>
        <w:rPr>
          <w:rFonts w:ascii="Times New Roman" w:hAnsi="Times New Roman"/>
        </w:rPr>
      </w:pPr>
      <w:r w:rsidRPr="00076096">
        <w:rPr>
          <w:rFonts w:ascii="Times New Roman" w:hAnsi="Times New Roman"/>
        </w:rPr>
        <w:t>Le marché du jouet s’élève en France, pour l’année 20</w:t>
      </w:r>
      <w:r w:rsidR="00264C63">
        <w:rPr>
          <w:rFonts w:ascii="Times New Roman" w:hAnsi="Times New Roman"/>
        </w:rPr>
        <w:t>20</w:t>
      </w:r>
      <w:r w:rsidR="00076096">
        <w:rPr>
          <w:rFonts w:ascii="Times New Roman" w:hAnsi="Times New Roman"/>
        </w:rPr>
        <w:t>,</w:t>
      </w:r>
      <w:r w:rsidRPr="00076096">
        <w:rPr>
          <w:rFonts w:ascii="Times New Roman" w:hAnsi="Times New Roman"/>
        </w:rPr>
        <w:t xml:space="preserve"> à 3,</w:t>
      </w:r>
      <w:r w:rsidR="00264C63">
        <w:rPr>
          <w:rFonts w:ascii="Times New Roman" w:hAnsi="Times New Roman"/>
        </w:rPr>
        <w:t>62</w:t>
      </w:r>
      <w:r w:rsidR="00076096">
        <w:rPr>
          <w:rFonts w:ascii="Times New Roman" w:hAnsi="Times New Roman"/>
        </w:rPr>
        <w:t> </w:t>
      </w:r>
      <w:r w:rsidRPr="00076096">
        <w:rPr>
          <w:rFonts w:ascii="Times New Roman" w:hAnsi="Times New Roman"/>
        </w:rPr>
        <w:t>milliards d’euros,</w:t>
      </w:r>
      <w:r w:rsidR="00076096">
        <w:rPr>
          <w:rFonts w:ascii="Times New Roman" w:hAnsi="Times New Roman"/>
        </w:rPr>
        <w:t xml:space="preserve"> soit une </w:t>
      </w:r>
      <w:r w:rsidR="00264C63">
        <w:rPr>
          <w:rFonts w:ascii="Times New Roman" w:hAnsi="Times New Roman"/>
        </w:rPr>
        <w:t>diminution de 3</w:t>
      </w:r>
      <w:r w:rsidR="00076096">
        <w:rPr>
          <w:rFonts w:ascii="Times New Roman" w:hAnsi="Times New Roman"/>
        </w:rPr>
        <w:t> </w:t>
      </w:r>
      <w:r w:rsidRPr="00076096">
        <w:rPr>
          <w:rFonts w:ascii="Times New Roman" w:hAnsi="Times New Roman"/>
        </w:rPr>
        <w:t xml:space="preserve">% </w:t>
      </w:r>
      <w:del w:id="3" w:author="BATALLAN CHLOE" w:date="2022-04-22T16:11:00Z">
        <w:r w:rsidRPr="00076096" w:rsidDel="00371020">
          <w:rPr>
            <w:rFonts w:ascii="Times New Roman" w:hAnsi="Times New Roman"/>
          </w:rPr>
          <w:delText xml:space="preserve"> </w:delText>
        </w:r>
      </w:del>
      <w:r w:rsidRPr="00076096">
        <w:rPr>
          <w:rFonts w:ascii="Times New Roman" w:hAnsi="Times New Roman"/>
        </w:rPr>
        <w:t>par rapport à 201</w:t>
      </w:r>
      <w:r w:rsidR="00264C63">
        <w:rPr>
          <w:rFonts w:ascii="Times New Roman" w:hAnsi="Times New Roman"/>
        </w:rPr>
        <w:t>9</w:t>
      </w:r>
      <w:r w:rsidRPr="00076096">
        <w:rPr>
          <w:rFonts w:ascii="Times New Roman" w:hAnsi="Times New Roman"/>
        </w:rPr>
        <w:t>, selon la Fédération française des industries du jouet.</w:t>
      </w:r>
      <w:del w:id="4" w:author="BATALLAN CHLOE" w:date="2022-04-22T16:11:00Z">
        <w:r w:rsidRPr="00076096" w:rsidDel="00371020">
          <w:rPr>
            <w:rFonts w:ascii="Times New Roman" w:hAnsi="Times New Roman"/>
          </w:rPr>
          <w:delText xml:space="preserve">  </w:delText>
        </w:r>
      </w:del>
    </w:p>
    <w:p w14:paraId="24426BD9" w14:textId="4FE730EF" w:rsidR="00264C63" w:rsidRDefault="00A43411" w:rsidP="00B57BAB">
      <w:pPr>
        <w:pStyle w:val="GuidePedagogiqueTitre7Rponses"/>
      </w:pPr>
      <w:r w:rsidRPr="00076096">
        <w:t>Néanmoins, il faut noter un certain tassement de la croissance du marché depuis 2016</w:t>
      </w:r>
      <w:r w:rsidR="00264C63">
        <w:t>, avec des taux de croissance de 2 % au maximum. En 2021, le marché semble vouloir repartir à la hausse.</w:t>
      </w:r>
    </w:p>
    <w:p w14:paraId="47959F92" w14:textId="77777777" w:rsidR="00285FAA" w:rsidRPr="00076096" w:rsidRDefault="00285FAA" w:rsidP="00264C63">
      <w:pPr>
        <w:pStyle w:val="GuidePedagogiqueTitre7Rponses"/>
        <w:jc w:val="both"/>
        <w:rPr>
          <w:rFonts w:ascii="Times New Roman" w:hAnsi="Times New Roman"/>
        </w:rPr>
      </w:pPr>
    </w:p>
    <w:p w14:paraId="5217878B" w14:textId="77777777" w:rsidR="00E21A98" w:rsidRPr="00076096" w:rsidRDefault="00E21A98" w:rsidP="0059763E">
      <w:pPr>
        <w:pStyle w:val="Titre3"/>
        <w:rPr>
          <w:rFonts w:ascii="Times New Roman" w:hAnsi="Times New Roman"/>
        </w:rPr>
      </w:pPr>
      <w:bookmarkStart w:id="5" w:name="_Toc101536273"/>
      <w:r w:rsidRPr="00076096">
        <w:rPr>
          <w:rFonts w:ascii="Times New Roman" w:hAnsi="Times New Roman"/>
        </w:rPr>
        <w:t>Les produits proposés</w:t>
      </w:r>
      <w:del w:id="6" w:author="BATALLAN CHLOE" w:date="2022-04-22T15:55:00Z">
        <w:r w:rsidR="00076096" w:rsidDel="004E5FFA">
          <w:rPr>
            <w:rFonts w:ascii="Times New Roman" w:hAnsi="Times New Roman"/>
          </w:rPr>
          <w:delText>.</w:delText>
        </w:r>
      </w:del>
      <w:bookmarkEnd w:id="5"/>
    </w:p>
    <w:p w14:paraId="6F49FA70" w14:textId="09D5D756" w:rsidR="00264C63" w:rsidRDefault="00264C63" w:rsidP="00B57BAB">
      <w:pPr>
        <w:pStyle w:val="GuidePedagogiqueTitre7Rponses"/>
      </w:pPr>
      <w:r>
        <w:t>Les produits proposés sur le marché du jouet sont divers et</w:t>
      </w:r>
      <w:ins w:id="7" w:author="BATALLAN CHLOE" w:date="2022-04-22T16:12:00Z">
        <w:r w:rsidR="00640051">
          <w:t>,</w:t>
        </w:r>
      </w:ins>
      <w:r>
        <w:t xml:space="preserve"> face à la crise sanitaire</w:t>
      </w:r>
      <w:ins w:id="8" w:author="BATALLAN CHLOE" w:date="2022-04-22T16:12:00Z">
        <w:r w:rsidR="00640051">
          <w:t>, ils</w:t>
        </w:r>
      </w:ins>
      <w:r>
        <w:t xml:space="preserve"> ont connu des évolutions très contrastées.</w:t>
      </w:r>
    </w:p>
    <w:p w14:paraId="041982B1" w14:textId="77777777" w:rsidR="00264C63" w:rsidRDefault="00264C63" w:rsidP="00B57BAB">
      <w:pPr>
        <w:pStyle w:val="GuidePedagogiqueTitre7Rponses"/>
      </w:pPr>
      <w:r>
        <w:t>En 2020 :</w:t>
      </w:r>
    </w:p>
    <w:p w14:paraId="61B77845" w14:textId="6001A44C" w:rsidR="00264C63" w:rsidRDefault="00264C63" w:rsidP="00B57BAB">
      <w:pPr>
        <w:pStyle w:val="GuidePedagogiqueTitre7Rponses"/>
        <w:numPr>
          <w:ilvl w:val="0"/>
          <w:numId w:val="43"/>
        </w:numPr>
      </w:pPr>
      <w:r>
        <w:t>les jeux et puzzle représentent 19 %, en forte progression de 20</w:t>
      </w:r>
      <w:ins w:id="9" w:author="BATALLAN CHLOE" w:date="2022-04-22T16:14:00Z">
        <w:r w:rsidR="000F747F">
          <w:t> </w:t>
        </w:r>
      </w:ins>
      <w:del w:id="10" w:author="BATALLAN CHLOE" w:date="2022-04-22T16:14:00Z">
        <w:r w:rsidDel="000F747F">
          <w:delText xml:space="preserve"> </w:delText>
        </w:r>
      </w:del>
      <w:r>
        <w:t>% ;</w:t>
      </w:r>
    </w:p>
    <w:p w14:paraId="568DE334" w14:textId="1D21CE93" w:rsidR="00264C63" w:rsidRDefault="00264C63" w:rsidP="00B57BAB">
      <w:pPr>
        <w:pStyle w:val="GuidePedagogiqueTitre7Rponses"/>
        <w:numPr>
          <w:ilvl w:val="0"/>
          <w:numId w:val="43"/>
        </w:numPr>
      </w:pPr>
      <w:r>
        <w:t>les produits premiers âge représentent 15 % du marché, en légère baisse</w:t>
      </w:r>
      <w:ins w:id="11" w:author="BATALLAN CHLOE" w:date="2022-04-22T16:14:00Z">
        <w:r w:rsidR="000F747F">
          <w:t> </w:t>
        </w:r>
      </w:ins>
      <w:del w:id="12" w:author="BATALLAN CHLOE" w:date="2022-04-22T16:14:00Z">
        <w:r w:rsidDel="000F747F">
          <w:delText xml:space="preserve"> </w:delText>
        </w:r>
      </w:del>
      <w:r>
        <w:t>;</w:t>
      </w:r>
    </w:p>
    <w:p w14:paraId="1C523090" w14:textId="7218EE5A" w:rsidR="00264C63" w:rsidRDefault="00264C63" w:rsidP="00B57BAB">
      <w:pPr>
        <w:pStyle w:val="GuidePedagogiqueTitre7Rponses"/>
        <w:numPr>
          <w:ilvl w:val="0"/>
          <w:numId w:val="43"/>
        </w:numPr>
      </w:pPr>
      <w:r>
        <w:t>les poupées représentent 14 %, en hausse de 3 % ;</w:t>
      </w:r>
    </w:p>
    <w:p w14:paraId="181DC2A8" w14:textId="7F8BB81E" w:rsidR="00264C63" w:rsidRDefault="00264C63" w:rsidP="00B57BAB">
      <w:pPr>
        <w:pStyle w:val="GuidePedagogiqueTitre7Rponses"/>
        <w:numPr>
          <w:ilvl w:val="0"/>
          <w:numId w:val="43"/>
        </w:numPr>
      </w:pPr>
      <w:r>
        <w:t>les jeux de construction représentent 10 %, en augmentation de 3</w:t>
      </w:r>
      <w:ins w:id="13" w:author="BATALLAN CHLOE" w:date="2022-04-22T16:14:00Z">
        <w:r w:rsidR="000F747F">
          <w:t> </w:t>
        </w:r>
      </w:ins>
      <w:del w:id="14" w:author="BATALLAN CHLOE" w:date="2022-04-22T16:14:00Z">
        <w:r w:rsidDel="000F747F">
          <w:delText xml:space="preserve"> </w:delText>
        </w:r>
      </w:del>
      <w:r>
        <w:t>% ;</w:t>
      </w:r>
    </w:p>
    <w:p w14:paraId="48C15F4D" w14:textId="412213F9" w:rsidR="00264C63" w:rsidRDefault="00264C63" w:rsidP="00B57BAB">
      <w:pPr>
        <w:pStyle w:val="GuidePedagogiqueTitre7Rponses"/>
        <w:numPr>
          <w:ilvl w:val="0"/>
          <w:numId w:val="43"/>
        </w:numPr>
      </w:pPr>
      <w:r>
        <w:t>les jouets d’exploration représentent 10 %</w:t>
      </w:r>
      <w:ins w:id="15" w:author="BATALLAN CHLOE" w:date="2022-04-22T16:12:00Z">
        <w:r w:rsidR="00640051">
          <w:t> ;</w:t>
        </w:r>
      </w:ins>
      <w:del w:id="16" w:author="BATALLAN CHLOE" w:date="2022-04-22T16:12:00Z">
        <w:r w:rsidDel="00640051">
          <w:delText>.</w:delText>
        </w:r>
      </w:del>
    </w:p>
    <w:p w14:paraId="3D71F69F" w14:textId="5A15AB5D" w:rsidR="00264C63" w:rsidRDefault="00264C63" w:rsidP="00B57BAB">
      <w:pPr>
        <w:pStyle w:val="GuidePedagogiqueTitre7Rponses"/>
        <w:numPr>
          <w:ilvl w:val="0"/>
          <w:numId w:val="43"/>
        </w:numPr>
      </w:pPr>
      <w:r>
        <w:t>les jeux de plein air et jeux sportifs représentent 8 %, en baisse de 3 % ;</w:t>
      </w:r>
    </w:p>
    <w:p w14:paraId="580F0FF2" w14:textId="7598BC8D" w:rsidR="00264C63" w:rsidRDefault="00264C63" w:rsidP="00B57BAB">
      <w:pPr>
        <w:pStyle w:val="GuidePedagogiqueTitre7Rponses"/>
        <w:numPr>
          <w:ilvl w:val="0"/>
          <w:numId w:val="43"/>
        </w:numPr>
      </w:pPr>
      <w:r>
        <w:t>les véhicules représentent 6 %, en hausse de 8</w:t>
      </w:r>
      <w:ins w:id="17" w:author="BATALLAN CHLOE" w:date="2022-04-22T16:14:00Z">
        <w:r w:rsidR="000F747F">
          <w:t> </w:t>
        </w:r>
      </w:ins>
      <w:del w:id="18" w:author="BATALLAN CHLOE" w:date="2022-04-22T16:14:00Z">
        <w:r w:rsidDel="000F747F">
          <w:delText xml:space="preserve"> </w:delText>
        </w:r>
      </w:del>
      <w:r>
        <w:t>% ;</w:t>
      </w:r>
    </w:p>
    <w:p w14:paraId="54E39D1E" w14:textId="616CF8AB" w:rsidR="00264C63" w:rsidRDefault="00264C63" w:rsidP="00B57BAB">
      <w:pPr>
        <w:pStyle w:val="GuidePedagogiqueTitre7Rponses"/>
        <w:numPr>
          <w:ilvl w:val="0"/>
          <w:numId w:val="43"/>
        </w:numPr>
      </w:pPr>
      <w:r>
        <w:t>les activités artistiques représentent 6 %, en baisse de 1 % ;</w:t>
      </w:r>
    </w:p>
    <w:p w14:paraId="3B0F5872" w14:textId="7F2A11C0" w:rsidR="00264C63" w:rsidRDefault="00264C63" w:rsidP="00B57BAB">
      <w:pPr>
        <w:pStyle w:val="GuidePedagogiqueTitre7Rponses"/>
        <w:numPr>
          <w:ilvl w:val="0"/>
          <w:numId w:val="43"/>
        </w:numPr>
      </w:pPr>
      <w:r>
        <w:t>les jeux d’action et accessoires représentent 5 %, en forte baisse de 9 % ;</w:t>
      </w:r>
    </w:p>
    <w:p w14:paraId="56C0F15E" w14:textId="25F76EAE" w:rsidR="00264C63" w:rsidRDefault="00264C63" w:rsidP="00B57BAB">
      <w:pPr>
        <w:pStyle w:val="GuidePedagogiqueTitre7Rponses"/>
        <w:numPr>
          <w:ilvl w:val="0"/>
          <w:numId w:val="43"/>
        </w:numPr>
      </w:pPr>
      <w:r>
        <w:t>les peluches représentent 3 %, en forte baisse de 12</w:t>
      </w:r>
      <w:ins w:id="19" w:author="BATALLAN CHLOE" w:date="2022-04-22T16:14:00Z">
        <w:r w:rsidR="000F747F">
          <w:t> </w:t>
        </w:r>
      </w:ins>
      <w:del w:id="20" w:author="BATALLAN CHLOE" w:date="2022-04-22T16:14:00Z">
        <w:r w:rsidDel="000F747F">
          <w:delText xml:space="preserve"> </w:delText>
        </w:r>
      </w:del>
      <w:r>
        <w:t>% ;</w:t>
      </w:r>
    </w:p>
    <w:p w14:paraId="42F888D4" w14:textId="5B2A890D" w:rsidR="00264C63" w:rsidRDefault="00264C63" w:rsidP="00B57BAB">
      <w:pPr>
        <w:pStyle w:val="GuidePedagogiqueTitre7Rponses"/>
        <w:numPr>
          <w:ilvl w:val="0"/>
          <w:numId w:val="43"/>
        </w:numPr>
      </w:pPr>
      <w:r>
        <w:t>les jeux électroniques représentent 2 %, en forte augmentation de 10 %</w:t>
      </w:r>
      <w:ins w:id="21" w:author="BATALLAN CHLOE" w:date="2022-04-22T15:55:00Z">
        <w:r w:rsidR="00B57BAB">
          <w:t>.</w:t>
        </w:r>
      </w:ins>
      <w:del w:id="22" w:author="BATALLAN CHLOE" w:date="2022-04-22T15:55:00Z">
        <w:r w:rsidDel="00B57BAB">
          <w:delText> ;</w:delText>
        </w:r>
      </w:del>
    </w:p>
    <w:p w14:paraId="3A2DC5CC" w14:textId="77777777" w:rsidR="00285FAA" w:rsidRPr="00076096" w:rsidRDefault="00285FAA" w:rsidP="003E0419">
      <w:pPr>
        <w:pStyle w:val="GuidePedagogiqueTitre7Rponses"/>
        <w:jc w:val="both"/>
        <w:rPr>
          <w:rFonts w:ascii="Times New Roman" w:hAnsi="Times New Roman"/>
        </w:rPr>
      </w:pPr>
    </w:p>
    <w:p w14:paraId="0909F1A3" w14:textId="711A7A0B" w:rsidR="00A43411" w:rsidRDefault="00E21A98" w:rsidP="0059763E">
      <w:pPr>
        <w:pStyle w:val="Titre3"/>
        <w:rPr>
          <w:rFonts w:ascii="Times New Roman" w:hAnsi="Times New Roman"/>
        </w:rPr>
      </w:pPr>
      <w:bookmarkStart w:id="23" w:name="_Toc101536274"/>
      <w:r w:rsidRPr="00076096">
        <w:rPr>
          <w:rFonts w:ascii="Times New Roman" w:hAnsi="Times New Roman"/>
        </w:rPr>
        <w:t>Les caractéristiques du marché</w:t>
      </w:r>
      <w:bookmarkEnd w:id="23"/>
    </w:p>
    <w:p w14:paraId="1FC8E5EB" w14:textId="25D372DA" w:rsidR="00101B9A" w:rsidRPr="00101B9A" w:rsidRDefault="00101B9A" w:rsidP="001F221C">
      <w:pPr>
        <w:pStyle w:val="GuidePedagogiqueTitre7Rponses"/>
        <w:pPrChange w:id="24" w:author="BATALLAN CHLOE" w:date="2022-04-22T16:04:00Z">
          <w:pPr/>
        </w:pPrChange>
      </w:pPr>
      <w:ins w:id="25" w:author="BATALLAN CHLOE" w:date="2022-04-22T16:04:00Z">
        <w:r>
          <w:t>Chaque marché possède des caractéristiques qui lui sont propres. Le marché français du jouet présente notamment :</w:t>
        </w:r>
      </w:ins>
    </w:p>
    <w:p w14:paraId="003D9487" w14:textId="6EF0519B" w:rsidR="00264C63" w:rsidRDefault="00264C63" w:rsidP="00101B9A">
      <w:pPr>
        <w:pStyle w:val="GuidePedagogiqueTitre7Rponses"/>
        <w:numPr>
          <w:ilvl w:val="0"/>
          <w:numId w:val="44"/>
        </w:numPr>
      </w:pPr>
      <w:r>
        <w:t>un très fort recours aux importations : 2,369 milliards d’euros, soit plus de 65 % du marché ;</w:t>
      </w:r>
    </w:p>
    <w:p w14:paraId="5577BB5C" w14:textId="77777777" w:rsidR="00264C63" w:rsidRDefault="00264C63" w:rsidP="00101B9A">
      <w:pPr>
        <w:pStyle w:val="GuidePedagogiqueTitre7Rponses"/>
        <w:numPr>
          <w:ilvl w:val="0"/>
          <w:numId w:val="44"/>
        </w:numPr>
      </w:pPr>
      <w:r>
        <w:t>une très forte saisonnalité : le 4</w:t>
      </w:r>
      <w:r>
        <w:rPr>
          <w:vertAlign w:val="superscript"/>
        </w:rPr>
        <w:t>ème</w:t>
      </w:r>
      <w:r>
        <w:t xml:space="preserve"> trimestre représente 55 % du marché total (34 % pour le mois de décembre) ;</w:t>
      </w:r>
    </w:p>
    <w:p w14:paraId="6D5B9ABA" w14:textId="77777777" w:rsidR="00264C63" w:rsidRDefault="00264C63" w:rsidP="00101B9A">
      <w:pPr>
        <w:pStyle w:val="GuidePedagogiqueTitre7Rponses"/>
        <w:numPr>
          <w:ilvl w:val="0"/>
          <w:numId w:val="44"/>
        </w:numPr>
      </w:pPr>
      <w:r>
        <w:t>une domination des enseignes spécialisées qui représentent 32 % de la distribution.</w:t>
      </w:r>
    </w:p>
    <w:p w14:paraId="4B14CAE5" w14:textId="4F4C262F" w:rsidR="00A43411" w:rsidRPr="00076096" w:rsidRDefault="00A43411" w:rsidP="0059763E">
      <w:pPr>
        <w:pStyle w:val="Titre1"/>
        <w:rPr>
          <w:rFonts w:ascii="Times New Roman" w:hAnsi="Times New Roman" w:cs="Times New Roman"/>
        </w:rPr>
      </w:pPr>
      <w:bookmarkStart w:id="26" w:name="_Toc79664529"/>
      <w:bookmarkStart w:id="27" w:name="_Toc79664530"/>
      <w:bookmarkStart w:id="28" w:name="_Toc101536275"/>
      <w:bookmarkEnd w:id="26"/>
      <w:bookmarkEnd w:id="27"/>
      <w:r w:rsidRPr="00076096">
        <w:rPr>
          <w:rFonts w:ascii="Times New Roman" w:hAnsi="Times New Roman" w:cs="Times New Roman"/>
        </w:rPr>
        <w:t>Les caractéristiques de la demande</w:t>
      </w:r>
      <w:bookmarkEnd w:id="28"/>
    </w:p>
    <w:p w14:paraId="00CD3DA4" w14:textId="77777777" w:rsidR="003E0419" w:rsidRDefault="00EA23F4" w:rsidP="003E0419">
      <w:pPr>
        <w:pStyle w:val="GuidePedagogiqueTitre7Rponses"/>
        <w:jc w:val="both"/>
        <w:rPr>
          <w:rFonts w:ascii="Times New Roman" w:hAnsi="Times New Roman"/>
        </w:rPr>
      </w:pPr>
      <w:r w:rsidRPr="00076096">
        <w:rPr>
          <w:rFonts w:ascii="Times New Roman" w:hAnsi="Times New Roman"/>
        </w:rPr>
        <w:t xml:space="preserve">La demande sur le marché du jouet peut s’analyser au niveau quantitatif et qualitatif. </w:t>
      </w:r>
    </w:p>
    <w:p w14:paraId="5CC25B39" w14:textId="77777777" w:rsidR="00D64CD1" w:rsidRPr="00076096" w:rsidRDefault="00D64CD1" w:rsidP="003E0419">
      <w:pPr>
        <w:pStyle w:val="GuidePedagogiqueTitre7Rponses"/>
        <w:jc w:val="both"/>
        <w:rPr>
          <w:rFonts w:ascii="Times New Roman" w:hAnsi="Times New Roman"/>
        </w:rPr>
      </w:pPr>
    </w:p>
    <w:p w14:paraId="27327EB7" w14:textId="0CDE5B33" w:rsidR="00EA23F4" w:rsidRPr="00076096" w:rsidRDefault="00EA23F4" w:rsidP="00C0142B">
      <w:pPr>
        <w:pStyle w:val="Titre3"/>
        <w:numPr>
          <w:ilvl w:val="0"/>
          <w:numId w:val="42"/>
        </w:numPr>
        <w:rPr>
          <w:rFonts w:ascii="Times New Roman" w:hAnsi="Times New Roman"/>
        </w:rPr>
      </w:pPr>
      <w:bookmarkStart w:id="29" w:name="_Toc101536276"/>
      <w:r w:rsidRPr="00076096">
        <w:rPr>
          <w:rFonts w:ascii="Times New Roman" w:hAnsi="Times New Roman"/>
        </w:rPr>
        <w:t>Au niveau quantitatif</w:t>
      </w:r>
      <w:bookmarkEnd w:id="29"/>
    </w:p>
    <w:p w14:paraId="5733EBB9" w14:textId="316E27FD" w:rsidR="003E0419" w:rsidRDefault="00EA23F4" w:rsidP="003E0419">
      <w:pPr>
        <w:pStyle w:val="GuidePedagogiqueTitre7Rponses"/>
        <w:jc w:val="both"/>
        <w:rPr>
          <w:rFonts w:ascii="Times New Roman" w:hAnsi="Times New Roman"/>
        </w:rPr>
      </w:pPr>
      <w:r w:rsidRPr="00076096">
        <w:rPr>
          <w:rFonts w:ascii="Times New Roman" w:hAnsi="Times New Roman"/>
        </w:rPr>
        <w:t xml:space="preserve">Les dépenses annuelles par enfant s’élève à </w:t>
      </w:r>
      <w:r w:rsidR="00264C63">
        <w:rPr>
          <w:rFonts w:ascii="Times New Roman" w:hAnsi="Times New Roman"/>
        </w:rPr>
        <w:t>284</w:t>
      </w:r>
      <w:r w:rsidR="00101B9A">
        <w:t> </w:t>
      </w:r>
      <w:r w:rsidRPr="00076096">
        <w:rPr>
          <w:rFonts w:ascii="Times New Roman" w:hAnsi="Times New Roman"/>
        </w:rPr>
        <w:t>euros (20</w:t>
      </w:r>
      <w:r w:rsidR="00264C63">
        <w:rPr>
          <w:rFonts w:ascii="Times New Roman" w:hAnsi="Times New Roman"/>
        </w:rPr>
        <w:t>20</w:t>
      </w:r>
      <w:r w:rsidRPr="00076096">
        <w:rPr>
          <w:rFonts w:ascii="Times New Roman" w:hAnsi="Times New Roman"/>
        </w:rPr>
        <w:t>)</w:t>
      </w:r>
      <w:r w:rsidR="003E0419" w:rsidRPr="00076096">
        <w:rPr>
          <w:rFonts w:ascii="Times New Roman" w:hAnsi="Times New Roman"/>
        </w:rPr>
        <w:t>.</w:t>
      </w:r>
    </w:p>
    <w:p w14:paraId="7DE70FB7" w14:textId="77777777" w:rsidR="00D64CD1" w:rsidRPr="00076096" w:rsidRDefault="00D64CD1" w:rsidP="003E0419">
      <w:pPr>
        <w:pStyle w:val="GuidePedagogiqueTitre7Rponses"/>
        <w:jc w:val="both"/>
        <w:rPr>
          <w:rFonts w:ascii="Times New Roman" w:hAnsi="Times New Roman"/>
        </w:rPr>
      </w:pPr>
    </w:p>
    <w:p w14:paraId="2452D4D2" w14:textId="495D7B9C" w:rsidR="00EA23F4" w:rsidRPr="00076096" w:rsidRDefault="00EA23F4" w:rsidP="00C0142B">
      <w:pPr>
        <w:pStyle w:val="Titre3"/>
        <w:numPr>
          <w:ilvl w:val="0"/>
          <w:numId w:val="42"/>
        </w:numPr>
        <w:rPr>
          <w:rFonts w:ascii="Times New Roman" w:hAnsi="Times New Roman"/>
        </w:rPr>
      </w:pPr>
      <w:bookmarkStart w:id="30" w:name="_Toc101536277"/>
      <w:r w:rsidRPr="00076096">
        <w:rPr>
          <w:rFonts w:ascii="Times New Roman" w:hAnsi="Times New Roman"/>
        </w:rPr>
        <w:t>Au niveau qualitatif</w:t>
      </w:r>
      <w:bookmarkEnd w:id="30"/>
    </w:p>
    <w:p w14:paraId="3220681A" w14:textId="77777777" w:rsidR="00264C63" w:rsidRDefault="00264C63" w:rsidP="004731F8">
      <w:pPr>
        <w:pStyle w:val="GuidePedagogiqueTitre7Rponses"/>
        <w:pPrChange w:id="31" w:author="BATALLAN CHLOE" w:date="2022-04-22T16:07:00Z">
          <w:pPr>
            <w:pStyle w:val="05Textecourant"/>
          </w:pPr>
        </w:pPrChange>
      </w:pPr>
      <w:r>
        <w:t xml:space="preserve">Les consommateurs sont bien sûr des enfants, mais aussi des adultes. On constate notamment un certain engouement des trentenaires pour le domaine du jouet ; sur ce marché, on trouve aussi des collectionneurs, des mordus de maquettes, des parents et jeunes ados qui recherchent des jouets </w:t>
      </w:r>
      <w:r>
        <w:rPr>
          <w:i/>
        </w:rPr>
        <w:t>vintage</w:t>
      </w:r>
      <w:r>
        <w:t>, des parents qui cherchent la convivialité en famille ou qui souhaitent éloigner leurs enfants des tablettes et relancent l’idée des jeux de société en famille, etc.</w:t>
      </w:r>
    </w:p>
    <w:p w14:paraId="204686FD" w14:textId="77777777" w:rsidR="00264C63" w:rsidRDefault="00264C63" w:rsidP="004731F8">
      <w:pPr>
        <w:pStyle w:val="GuidePedagogiqueTitre7Rponses"/>
        <w:pPrChange w:id="32" w:author="BATALLAN CHLOE" w:date="2022-04-22T16:07:00Z">
          <w:pPr>
            <w:pStyle w:val="05Textecourant"/>
          </w:pPr>
        </w:pPrChange>
      </w:pPr>
      <w:r>
        <w:t>Les consommateurs modifient leur comportement en achetant de plus en plus sur Internet (24 % des achats en 2020) à la recherche de prix plus bas, mais aussi en privilégiant parfois les produits d’occasion, beaucoup moins chers.</w:t>
      </w:r>
    </w:p>
    <w:p w14:paraId="5DA15752" w14:textId="77777777" w:rsidR="00EA23F4" w:rsidRPr="00076096" w:rsidRDefault="00EA23F4" w:rsidP="003E0419">
      <w:pPr>
        <w:pStyle w:val="GuidePedagogiqueTitre7Rponses"/>
        <w:jc w:val="both"/>
        <w:rPr>
          <w:rFonts w:ascii="Times New Roman" w:hAnsi="Times New Roman"/>
        </w:rPr>
      </w:pPr>
      <w:r w:rsidRPr="00076096">
        <w:rPr>
          <w:rFonts w:ascii="Times New Roman" w:hAnsi="Times New Roman"/>
        </w:rPr>
        <w:t xml:space="preserve">Les consommateurs aiment voir et toucher les produits. </w:t>
      </w:r>
    </w:p>
    <w:p w14:paraId="69DC9718" w14:textId="77777777" w:rsidR="00A43411" w:rsidRPr="00076096" w:rsidRDefault="00A43411" w:rsidP="00BA7E46">
      <w:pPr>
        <w:pStyle w:val="Titre1"/>
        <w:rPr>
          <w:rFonts w:ascii="Times New Roman" w:hAnsi="Times New Roman" w:cs="Times New Roman"/>
        </w:rPr>
      </w:pPr>
      <w:bookmarkStart w:id="33" w:name="_Toc79664534"/>
      <w:bookmarkStart w:id="34" w:name="_Toc79664535"/>
      <w:bookmarkStart w:id="35" w:name="_Toc79664536"/>
      <w:bookmarkStart w:id="36" w:name="_Toc79664537"/>
      <w:bookmarkStart w:id="37" w:name="_Toc79664538"/>
      <w:bookmarkStart w:id="38" w:name="_Toc79664539"/>
      <w:bookmarkStart w:id="39" w:name="_Toc79664540"/>
      <w:bookmarkStart w:id="40" w:name="_Toc79664541"/>
      <w:bookmarkStart w:id="41" w:name="_Toc79664542"/>
      <w:bookmarkStart w:id="42" w:name="_Toc79664543"/>
      <w:bookmarkStart w:id="43" w:name="_Toc79664544"/>
      <w:bookmarkStart w:id="44" w:name="_Toc101536278"/>
      <w:bookmarkEnd w:id="33"/>
      <w:bookmarkEnd w:id="34"/>
      <w:bookmarkEnd w:id="35"/>
      <w:bookmarkEnd w:id="36"/>
      <w:bookmarkEnd w:id="37"/>
      <w:bookmarkEnd w:id="38"/>
      <w:bookmarkEnd w:id="39"/>
      <w:bookmarkEnd w:id="40"/>
      <w:bookmarkEnd w:id="41"/>
      <w:bookmarkEnd w:id="42"/>
      <w:bookmarkEnd w:id="43"/>
      <w:r w:rsidRPr="00076096">
        <w:rPr>
          <w:rFonts w:ascii="Times New Roman" w:hAnsi="Times New Roman" w:cs="Times New Roman"/>
        </w:rPr>
        <w:lastRenderedPageBreak/>
        <w:t>Les caractéristiques de l’offre</w:t>
      </w:r>
      <w:del w:id="45" w:author="BATALLAN CHLOE" w:date="2022-04-22T16:07:00Z">
        <w:r w:rsidR="00D64CD1" w:rsidDel="004731F8">
          <w:rPr>
            <w:rFonts w:ascii="Times New Roman" w:hAnsi="Times New Roman" w:cs="Times New Roman"/>
          </w:rPr>
          <w:delText>.</w:delText>
        </w:r>
      </w:del>
      <w:bookmarkEnd w:id="44"/>
    </w:p>
    <w:p w14:paraId="4E9D6DDA" w14:textId="77777777" w:rsidR="00FB0B6A" w:rsidRPr="00076096" w:rsidRDefault="00FB0B6A" w:rsidP="00BA7E46">
      <w:pPr>
        <w:pStyle w:val="Titre2"/>
        <w:numPr>
          <w:ilvl w:val="0"/>
          <w:numId w:val="26"/>
        </w:numPr>
        <w:rPr>
          <w:rFonts w:ascii="Times New Roman" w:hAnsi="Times New Roman"/>
        </w:rPr>
      </w:pPr>
      <w:bookmarkStart w:id="46" w:name="_Toc101536279"/>
      <w:r w:rsidRPr="00076096">
        <w:rPr>
          <w:rFonts w:ascii="Times New Roman" w:hAnsi="Times New Roman"/>
        </w:rPr>
        <w:t>Les concurrents</w:t>
      </w:r>
      <w:del w:id="47" w:author="BATALLAN CHLOE" w:date="2022-04-22T16:07:00Z">
        <w:r w:rsidR="00D64CD1" w:rsidDel="004731F8">
          <w:rPr>
            <w:rFonts w:ascii="Times New Roman" w:hAnsi="Times New Roman"/>
          </w:rPr>
          <w:delText>.</w:delText>
        </w:r>
      </w:del>
      <w:bookmarkEnd w:id="46"/>
    </w:p>
    <w:p w14:paraId="088C20E3" w14:textId="77777777" w:rsidR="00A50CEF" w:rsidRPr="00076096" w:rsidRDefault="00D64CD1" w:rsidP="00A50CEF">
      <w:pPr>
        <w:pStyle w:val="GuidePedagogiqueTitre7Rponses"/>
        <w:jc w:val="both"/>
        <w:rPr>
          <w:rFonts w:ascii="Times New Roman" w:hAnsi="Times New Roman"/>
        </w:rPr>
      </w:pPr>
      <w:r>
        <w:rPr>
          <w:rFonts w:ascii="Times New Roman" w:hAnsi="Times New Roman"/>
        </w:rPr>
        <w:t>King Jouet a</w:t>
      </w:r>
      <w:r w:rsidR="00A50CEF" w:rsidRPr="00076096">
        <w:rPr>
          <w:rFonts w:ascii="Times New Roman" w:hAnsi="Times New Roman"/>
        </w:rPr>
        <w:t xml:space="preserve"> des concurrents directs et des concurrents indirects. </w:t>
      </w:r>
    </w:p>
    <w:p w14:paraId="02D64C08" w14:textId="77777777" w:rsidR="004B71C9" w:rsidRPr="00076096" w:rsidRDefault="004B71C9" w:rsidP="00A50CEF">
      <w:pPr>
        <w:pStyle w:val="GuidePedagogiqueTitre7Rponses"/>
        <w:jc w:val="both"/>
        <w:rPr>
          <w:rFonts w:ascii="Times New Roman" w:hAnsi="Times New Roman"/>
        </w:rPr>
      </w:pPr>
    </w:p>
    <w:p w14:paraId="722F7EC8" w14:textId="77777777" w:rsidR="00A50CEF" w:rsidRPr="00076096" w:rsidRDefault="00A50CEF" w:rsidP="00BA7E46">
      <w:pPr>
        <w:pStyle w:val="Titre3"/>
        <w:numPr>
          <w:ilvl w:val="1"/>
          <w:numId w:val="26"/>
        </w:numPr>
        <w:rPr>
          <w:rFonts w:ascii="Times New Roman" w:hAnsi="Times New Roman"/>
        </w:rPr>
      </w:pPr>
      <w:bookmarkStart w:id="48" w:name="_Toc101536280"/>
      <w:r w:rsidRPr="00076096">
        <w:rPr>
          <w:rFonts w:ascii="Times New Roman" w:hAnsi="Times New Roman"/>
        </w:rPr>
        <w:t>Les concurrents directs</w:t>
      </w:r>
      <w:del w:id="49" w:author="BATALLAN CHLOE" w:date="2022-04-22T16:07:00Z">
        <w:r w:rsidR="00D64CD1" w:rsidDel="004731F8">
          <w:rPr>
            <w:rFonts w:ascii="Times New Roman" w:hAnsi="Times New Roman"/>
          </w:rPr>
          <w:delText>.</w:delText>
        </w:r>
      </w:del>
      <w:bookmarkEnd w:id="48"/>
    </w:p>
    <w:p w14:paraId="776B41C0" w14:textId="0D27D2B0" w:rsidR="00AA2439" w:rsidRDefault="00AA2439" w:rsidP="00BE72A8">
      <w:pPr>
        <w:pStyle w:val="GuidePedagogiqueTitre7Rponses"/>
      </w:pPr>
      <w:r>
        <w:t xml:space="preserve">La concurrence directe : </w:t>
      </w:r>
      <w:ins w:id="50" w:author="BATALLAN CHLOE" w:date="2022-04-22T16:12:00Z">
        <w:r w:rsidR="000E1BD9">
          <w:t>l</w:t>
        </w:r>
      </w:ins>
      <w:del w:id="51" w:author="BATALLAN CHLOE" w:date="2022-04-22T16:12:00Z">
        <w:r w:rsidDel="000E1BD9">
          <w:delText>L</w:delText>
        </w:r>
      </w:del>
      <w:r>
        <w:t>es principaux concurrents sont les grandes surfaces spécialisées en jouet</w:t>
      </w:r>
      <w:ins w:id="52" w:author="BATALLAN CHLOE" w:date="2022-04-22T16:13:00Z">
        <w:r w:rsidR="007E1DF2">
          <w:t>, comme</w:t>
        </w:r>
      </w:ins>
      <w:r>
        <w:t xml:space="preserve"> : </w:t>
      </w:r>
    </w:p>
    <w:p w14:paraId="68C64D4C" w14:textId="5365127E" w:rsidR="00AA2439" w:rsidRDefault="00AA2439" w:rsidP="00BE72A8">
      <w:pPr>
        <w:pStyle w:val="GuidePedagogiqueTitre7Rponses"/>
        <w:numPr>
          <w:ilvl w:val="0"/>
          <w:numId w:val="45"/>
        </w:numPr>
      </w:pPr>
      <w:r>
        <w:t xml:space="preserve">Les réseaux sous enseigne sont les plus importants concurrents : PicWic Toys, La Grande récré, Joué Club, </w:t>
      </w:r>
      <w:del w:id="53" w:author="BATALLAN CHLOE" w:date="2022-04-22T16:12:00Z">
        <w:r w:rsidDel="00640051">
          <w:delText xml:space="preserve">King Jouet, </w:delText>
        </w:r>
      </w:del>
      <w:r>
        <w:t>Maxi Toys, Oxybul, Jouets Sajou, Jouets E.Leclerc…</w:t>
      </w:r>
      <w:del w:id="54" w:author="BATALLAN CHLOE" w:date="2022-04-22T16:14:00Z">
        <w:r w:rsidDel="000F747F">
          <w:delText>.</w:delText>
        </w:r>
      </w:del>
      <w:r>
        <w:t xml:space="preserve"> Le secteur a connu d’importantes difficultés et les enseignes PicWic Toys et Toys’R’Us ont fusionné en 2019. Pic Wik Toys a également fermé quelques points de vente à partir de 2021. Par ailleurs, King Jouet a pris le contrôle de Maxi Toys depuis août 2020. Le secteur est donc en cours de rationalisation. </w:t>
      </w:r>
    </w:p>
    <w:p w14:paraId="098C8D56" w14:textId="064723D7" w:rsidR="004B71C9" w:rsidRDefault="00AA2439" w:rsidP="00872CDE">
      <w:pPr>
        <w:pStyle w:val="GuidePedagogiqueTitre7Rponses"/>
        <w:numPr>
          <w:ilvl w:val="0"/>
          <w:numId w:val="45"/>
        </w:numPr>
        <w:jc w:val="both"/>
        <w:rPr>
          <w:ins w:id="55" w:author="BATALLAN CHLOE" w:date="2022-04-22T16:15:00Z"/>
          <w:rFonts w:ascii="Guide Pedago Arial" w:hAnsi="Guide Pedago Arial" w:cs="Guide Pedago Arial"/>
          <w:b/>
          <w:bCs/>
          <w:color w:val="000000"/>
          <w:w w:val="0"/>
          <w:sz w:val="16"/>
          <w:szCs w:val="16"/>
        </w:rPr>
        <w:pPrChange w:id="56" w:author="BATALLAN CHLOE" w:date="2022-04-22T16:15:00Z">
          <w:pPr>
            <w:pStyle w:val="GuidePedagogiqueTitre7Rponses"/>
            <w:jc w:val="both"/>
          </w:pPr>
        </w:pPrChange>
      </w:pPr>
      <w:r>
        <w:t xml:space="preserve">Les commerces indépendants : ce sont souvent des commerces très spécialisés qui sont moins exposés à la concurrence, mais qui peuvent connaitre des effets de mode. Cette concurrence est très marginale. </w:t>
      </w:r>
    </w:p>
    <w:p w14:paraId="4C1A1562" w14:textId="77777777" w:rsidR="00872CDE" w:rsidRPr="00076096" w:rsidRDefault="00872CDE" w:rsidP="00A50CEF">
      <w:pPr>
        <w:pStyle w:val="GuidePedagogiqueTitre7Rponses"/>
        <w:jc w:val="both"/>
        <w:rPr>
          <w:rFonts w:ascii="Times New Roman" w:hAnsi="Times New Roman"/>
        </w:rPr>
      </w:pPr>
    </w:p>
    <w:p w14:paraId="7016E405" w14:textId="77777777" w:rsidR="00A50CEF" w:rsidRPr="00076096" w:rsidRDefault="00A50CEF" w:rsidP="00BA7E46">
      <w:pPr>
        <w:pStyle w:val="Titre3"/>
        <w:numPr>
          <w:ilvl w:val="1"/>
          <w:numId w:val="26"/>
        </w:numPr>
        <w:rPr>
          <w:rFonts w:ascii="Times New Roman" w:hAnsi="Times New Roman"/>
        </w:rPr>
      </w:pPr>
      <w:bookmarkStart w:id="57" w:name="_Toc101536281"/>
      <w:r w:rsidRPr="00076096">
        <w:rPr>
          <w:rFonts w:ascii="Times New Roman" w:hAnsi="Times New Roman"/>
        </w:rPr>
        <w:t>Les concurrents indirects</w:t>
      </w:r>
      <w:del w:id="58" w:author="BATALLAN CHLOE" w:date="2022-04-22T16:07:00Z">
        <w:r w:rsidR="0015234B" w:rsidDel="004731F8">
          <w:rPr>
            <w:rFonts w:ascii="Times New Roman" w:hAnsi="Times New Roman"/>
          </w:rPr>
          <w:delText>.</w:delText>
        </w:r>
      </w:del>
      <w:bookmarkEnd w:id="57"/>
    </w:p>
    <w:p w14:paraId="5176BE32" w14:textId="0DB4B593" w:rsidR="00AA2439" w:rsidRPr="00AA2439" w:rsidRDefault="00AA2439" w:rsidP="00BE72A8">
      <w:pPr>
        <w:pStyle w:val="GuidePedagogiqueTitre7Rponses"/>
        <w:numPr>
          <w:ilvl w:val="0"/>
          <w:numId w:val="46"/>
        </w:numPr>
      </w:pPr>
      <w:r>
        <w:t xml:space="preserve">La concurrence indirecte : elle est surtout le fait de la grande distribution (Carrefour, Auchan, Leclerc, Géant Casino, Cora, …) qui propose un choix limité mais attractif en termes de prix. Il existe aussi une concurrence plus récente d’associations qui proposent des jouets reconditionnés et les revendent à des tarifs au moins moitié moins élevés que des jouets neufs. </w:t>
      </w:r>
    </w:p>
    <w:p w14:paraId="536B735B" w14:textId="504E12CB" w:rsidR="00AA2439" w:rsidRDefault="00AA2439" w:rsidP="00BE72A8">
      <w:pPr>
        <w:pStyle w:val="GuidePedagogiqueTitre7Rponses"/>
        <w:numPr>
          <w:ilvl w:val="0"/>
          <w:numId w:val="46"/>
        </w:numPr>
      </w:pPr>
      <w:r>
        <w:t xml:space="preserve">La concurrence des sites Internet : Amazon, Cdiscount, leur part de marché continue de progresser </w:t>
      </w:r>
    </w:p>
    <w:p w14:paraId="2B5AD104" w14:textId="77777777" w:rsidR="003F65CD" w:rsidRPr="00076096" w:rsidRDefault="003F65CD" w:rsidP="00A50CEF">
      <w:pPr>
        <w:pStyle w:val="GuidePedagogiqueTitre7Rponses"/>
        <w:ind w:firstLine="708"/>
        <w:jc w:val="both"/>
        <w:rPr>
          <w:rFonts w:ascii="Times New Roman" w:hAnsi="Times New Roman"/>
        </w:rPr>
      </w:pPr>
    </w:p>
    <w:p w14:paraId="561152CE" w14:textId="77777777" w:rsidR="00FB0B6A" w:rsidRDefault="00FB0B6A" w:rsidP="00BA7E46">
      <w:pPr>
        <w:pStyle w:val="Titre2"/>
        <w:numPr>
          <w:ilvl w:val="0"/>
          <w:numId w:val="26"/>
        </w:numPr>
        <w:rPr>
          <w:rFonts w:ascii="Times New Roman" w:hAnsi="Times New Roman"/>
        </w:rPr>
      </w:pPr>
      <w:bookmarkStart w:id="59" w:name="_Toc101536282"/>
      <w:r w:rsidRPr="00076096">
        <w:rPr>
          <w:rFonts w:ascii="Times New Roman" w:hAnsi="Times New Roman"/>
        </w:rPr>
        <w:t xml:space="preserve">Les fournisseurs </w:t>
      </w:r>
      <w:r w:rsidR="00076096" w:rsidRPr="00076096">
        <w:rPr>
          <w:rFonts w:ascii="Times New Roman" w:hAnsi="Times New Roman"/>
        </w:rPr>
        <w:t>du marché</w:t>
      </w:r>
      <w:r w:rsidR="004B71C9" w:rsidRPr="00076096">
        <w:rPr>
          <w:rFonts w:ascii="Times New Roman" w:hAnsi="Times New Roman"/>
        </w:rPr>
        <w:t xml:space="preserve"> du jouet</w:t>
      </w:r>
      <w:del w:id="60" w:author="BATALLAN CHLOE" w:date="2022-04-22T16:07:00Z">
        <w:r w:rsidR="0015234B" w:rsidDel="004731F8">
          <w:rPr>
            <w:rFonts w:ascii="Times New Roman" w:hAnsi="Times New Roman"/>
          </w:rPr>
          <w:delText>.</w:delText>
        </w:r>
      </w:del>
      <w:bookmarkEnd w:id="59"/>
    </w:p>
    <w:p w14:paraId="71A28632" w14:textId="77777777" w:rsidR="0015234B" w:rsidRPr="0015234B" w:rsidRDefault="0015234B" w:rsidP="0015234B"/>
    <w:p w14:paraId="03031272" w14:textId="77777777" w:rsidR="00633B5D" w:rsidRPr="00076096" w:rsidRDefault="00633B5D" w:rsidP="00BA7E46">
      <w:pPr>
        <w:pStyle w:val="Titre3"/>
        <w:numPr>
          <w:ilvl w:val="1"/>
          <w:numId w:val="26"/>
        </w:numPr>
        <w:rPr>
          <w:rFonts w:ascii="Times New Roman" w:hAnsi="Times New Roman"/>
        </w:rPr>
      </w:pPr>
      <w:bookmarkStart w:id="61" w:name="_Toc101536283"/>
      <w:r w:rsidRPr="00076096">
        <w:rPr>
          <w:rFonts w:ascii="Times New Roman" w:hAnsi="Times New Roman"/>
        </w:rPr>
        <w:t>Une offre surtout étrangère</w:t>
      </w:r>
      <w:del w:id="62" w:author="BATALLAN CHLOE" w:date="2022-04-22T16:07:00Z">
        <w:r w:rsidR="0015234B" w:rsidDel="004731F8">
          <w:rPr>
            <w:rFonts w:ascii="Times New Roman" w:hAnsi="Times New Roman"/>
          </w:rPr>
          <w:delText>.</w:delText>
        </w:r>
      </w:del>
      <w:bookmarkEnd w:id="61"/>
    </w:p>
    <w:p w14:paraId="5282A42C" w14:textId="0D071A1C" w:rsidR="004B71C9" w:rsidRPr="00076096" w:rsidRDefault="00C0142B" w:rsidP="004B71C9">
      <w:pPr>
        <w:pStyle w:val="GuidePedagogiqueTitre7Rponses"/>
        <w:jc w:val="both"/>
        <w:rPr>
          <w:rFonts w:ascii="Times New Roman" w:hAnsi="Times New Roman"/>
        </w:rPr>
      </w:pPr>
      <w:r>
        <w:rPr>
          <w:rFonts w:ascii="Times New Roman" w:hAnsi="Times New Roman"/>
        </w:rPr>
        <w:t>Les</w:t>
      </w:r>
      <w:r w:rsidR="00AA2439">
        <w:rPr>
          <w:rFonts w:ascii="Times New Roman" w:hAnsi="Times New Roman"/>
        </w:rPr>
        <w:t xml:space="preserve"> fournisseurs sont surtout à l’étranger comme : </w:t>
      </w:r>
      <w:r w:rsidR="004B71C9" w:rsidRPr="00076096">
        <w:rPr>
          <w:rFonts w:ascii="Times New Roman" w:hAnsi="Times New Roman"/>
        </w:rPr>
        <w:t xml:space="preserve">Mattel, Hasbro, Lego, Playmobil. </w:t>
      </w:r>
    </w:p>
    <w:p w14:paraId="78E10C6A" w14:textId="77777777" w:rsidR="003F65CD" w:rsidRPr="00076096" w:rsidRDefault="003F65CD" w:rsidP="004B71C9">
      <w:pPr>
        <w:pStyle w:val="GuidePedagogiqueTitre7Rponses"/>
        <w:jc w:val="both"/>
        <w:rPr>
          <w:rFonts w:ascii="Times New Roman" w:hAnsi="Times New Roman"/>
        </w:rPr>
      </w:pPr>
    </w:p>
    <w:p w14:paraId="6CA635F1" w14:textId="77777777" w:rsidR="00633B5D" w:rsidRPr="00076096" w:rsidRDefault="00633B5D" w:rsidP="00BA7E46">
      <w:pPr>
        <w:pStyle w:val="Titre3"/>
        <w:numPr>
          <w:ilvl w:val="1"/>
          <w:numId w:val="26"/>
        </w:numPr>
        <w:rPr>
          <w:rFonts w:ascii="Times New Roman" w:hAnsi="Times New Roman"/>
        </w:rPr>
      </w:pPr>
      <w:bookmarkStart w:id="63" w:name="_Toc101536284"/>
      <w:r w:rsidRPr="00076096">
        <w:rPr>
          <w:rFonts w:ascii="Times New Roman" w:hAnsi="Times New Roman"/>
        </w:rPr>
        <w:t>Une offre française</w:t>
      </w:r>
      <w:del w:id="64" w:author="BATALLAN CHLOE" w:date="2022-04-22T16:07:00Z">
        <w:r w:rsidR="0015234B" w:rsidDel="004731F8">
          <w:rPr>
            <w:rFonts w:ascii="Times New Roman" w:hAnsi="Times New Roman"/>
          </w:rPr>
          <w:delText>.</w:delText>
        </w:r>
      </w:del>
      <w:bookmarkEnd w:id="63"/>
    </w:p>
    <w:p w14:paraId="3F704D12" w14:textId="77777777" w:rsidR="004B71C9" w:rsidRPr="00076096" w:rsidRDefault="004B71C9" w:rsidP="004B71C9">
      <w:pPr>
        <w:pStyle w:val="GuidePedagogiqueTitre7Rponses"/>
        <w:jc w:val="both"/>
        <w:rPr>
          <w:rFonts w:ascii="Times New Roman" w:hAnsi="Times New Roman"/>
        </w:rPr>
      </w:pPr>
      <w:r w:rsidRPr="00076096">
        <w:rPr>
          <w:rFonts w:ascii="Times New Roman" w:hAnsi="Times New Roman"/>
        </w:rPr>
        <w:t xml:space="preserve">Mais, à côté de ces géants du jouet, il existe une réelle industrie française qui propose des produits très variés. </w:t>
      </w:r>
    </w:p>
    <w:p w14:paraId="52498261" w14:textId="77777777" w:rsidR="0015234B" w:rsidRDefault="0015234B" w:rsidP="00BE72A8">
      <w:pPr>
        <w:pStyle w:val="GuidePedagogiqueTitre7Rponses"/>
        <w:numPr>
          <w:ilvl w:val="0"/>
          <w:numId w:val="47"/>
        </w:numPr>
      </w:pPr>
      <w:r>
        <w:t>Meccano, basé à Calais (jeux de construction) ;</w:t>
      </w:r>
    </w:p>
    <w:p w14:paraId="691BB115" w14:textId="77777777" w:rsidR="0015234B" w:rsidRDefault="0015234B" w:rsidP="00BE72A8">
      <w:pPr>
        <w:pStyle w:val="GuidePedagogiqueTitre7Rponses"/>
        <w:numPr>
          <w:ilvl w:val="0"/>
          <w:numId w:val="47"/>
        </w:numPr>
      </w:pPr>
      <w:r>
        <w:t>Heller Joustra – Mapped, basé dans l’Orne (maquettes) ;</w:t>
      </w:r>
    </w:p>
    <w:p w14:paraId="66655768" w14:textId="72ACDEBE" w:rsidR="0015234B" w:rsidRDefault="0015234B" w:rsidP="00BE72A8">
      <w:pPr>
        <w:pStyle w:val="GuidePedagogiqueTitre7Rponses"/>
        <w:numPr>
          <w:ilvl w:val="0"/>
          <w:numId w:val="47"/>
        </w:numPr>
      </w:pPr>
      <w:r>
        <w:t xml:space="preserve">Vulli, basé en Haute-Savoie (ex : </w:t>
      </w:r>
      <w:ins w:id="65" w:author="BATALLAN CHLOE" w:date="2022-04-22T16:13:00Z">
        <w:r w:rsidR="007E1DF2">
          <w:t>Sophie</w:t>
        </w:r>
        <w:r w:rsidR="007E1DF2">
          <w:t xml:space="preserve"> </w:t>
        </w:r>
      </w:ins>
      <w:r>
        <w:t>la Girafe</w:t>
      </w:r>
      <w:del w:id="66" w:author="BATALLAN CHLOE" w:date="2022-04-22T16:13:00Z">
        <w:r w:rsidDel="007E1DF2">
          <w:delText xml:space="preserve"> Sophie</w:delText>
        </w:r>
      </w:del>
      <w:r>
        <w:t>) ;</w:t>
      </w:r>
    </w:p>
    <w:p w14:paraId="58D71662" w14:textId="77777777" w:rsidR="0015234B" w:rsidRDefault="0015234B" w:rsidP="00BE72A8">
      <w:pPr>
        <w:pStyle w:val="GuidePedagogiqueTitre7Rponses"/>
        <w:numPr>
          <w:ilvl w:val="0"/>
          <w:numId w:val="47"/>
        </w:numPr>
      </w:pPr>
      <w:r>
        <w:t>Smoby Toys, Falquet &amp; Cie, Ecoiffier, Juratoys et Vilac, basés en Franche-Comté.</w:t>
      </w:r>
    </w:p>
    <w:p w14:paraId="4E829321" w14:textId="77777777" w:rsidR="004B71C9" w:rsidRPr="00076096" w:rsidRDefault="004B71C9" w:rsidP="004B71C9">
      <w:pPr>
        <w:pStyle w:val="GuidePedagogiqueTitre7Rponses"/>
        <w:jc w:val="both"/>
        <w:rPr>
          <w:rFonts w:ascii="Times New Roman" w:hAnsi="Times New Roman"/>
        </w:rPr>
      </w:pPr>
      <w:r w:rsidRPr="00076096">
        <w:rPr>
          <w:rFonts w:ascii="Times New Roman" w:hAnsi="Times New Roman"/>
        </w:rPr>
        <w:t xml:space="preserve">Voici pour les principaux, mais, il en existe beaucoup d’autres qui proposent un large éventail de produits. </w:t>
      </w:r>
    </w:p>
    <w:p w14:paraId="360F6529" w14:textId="77777777" w:rsidR="00C0142B" w:rsidRDefault="004B71C9" w:rsidP="004B71C9">
      <w:pPr>
        <w:pStyle w:val="GuidePedagogiqueTitre7Rponses"/>
        <w:jc w:val="both"/>
        <w:rPr>
          <w:rFonts w:ascii="Times New Roman" w:hAnsi="Times New Roman"/>
        </w:rPr>
        <w:sectPr w:rsidR="00C0142B" w:rsidSect="00FB0B6A">
          <w:footerReference w:type="even" r:id="rId12"/>
          <w:footerReference w:type="default" r:id="rId13"/>
          <w:pgSz w:w="11907" w:h="16839" w:code="9"/>
          <w:pgMar w:top="1417" w:right="1417" w:bottom="1417" w:left="1417" w:header="0" w:footer="425" w:gutter="0"/>
          <w:cols w:space="720"/>
          <w:noEndnote/>
          <w:docGrid w:linePitch="326"/>
        </w:sectPr>
      </w:pPr>
      <w:r w:rsidRPr="00076096">
        <w:rPr>
          <w:rFonts w:ascii="Times New Roman" w:hAnsi="Times New Roman"/>
        </w:rPr>
        <w:t xml:space="preserve">Pour réaliser une étude complète, il serait intéressant de prendre contact avec l’Association des créateurs et fabricants de jouets (ACFJF) qui regroupe une </w:t>
      </w:r>
      <w:r w:rsidR="00AA2439">
        <w:rPr>
          <w:rFonts w:ascii="Times New Roman" w:hAnsi="Times New Roman"/>
        </w:rPr>
        <w:t>cinquantaine</w:t>
      </w:r>
      <w:r w:rsidR="00AA2439" w:rsidRPr="00076096">
        <w:rPr>
          <w:rFonts w:ascii="Times New Roman" w:hAnsi="Times New Roman"/>
        </w:rPr>
        <w:t xml:space="preserve"> </w:t>
      </w:r>
      <w:r w:rsidRPr="00076096">
        <w:rPr>
          <w:rFonts w:ascii="Times New Roman" w:hAnsi="Times New Roman"/>
        </w:rPr>
        <w:t xml:space="preserve">d’intervenants sur le marché du jouet. </w:t>
      </w:r>
    </w:p>
    <w:p w14:paraId="4D86D88A" w14:textId="77777777" w:rsidR="00A43411" w:rsidRDefault="00A43411" w:rsidP="00BA7E46">
      <w:pPr>
        <w:pStyle w:val="Titre1"/>
        <w:rPr>
          <w:rFonts w:ascii="Times New Roman" w:hAnsi="Times New Roman" w:cs="Times New Roman"/>
        </w:rPr>
      </w:pPr>
      <w:bookmarkStart w:id="67" w:name="_Toc101536285"/>
      <w:r w:rsidRPr="00076096">
        <w:rPr>
          <w:rFonts w:ascii="Times New Roman" w:hAnsi="Times New Roman" w:cs="Times New Roman"/>
        </w:rPr>
        <w:lastRenderedPageBreak/>
        <w:t>Le diagn</w:t>
      </w:r>
      <w:r w:rsidR="0015234B">
        <w:rPr>
          <w:rFonts w:ascii="Times New Roman" w:hAnsi="Times New Roman" w:cs="Times New Roman"/>
        </w:rPr>
        <w:t>ostic du macro</w:t>
      </w:r>
      <w:r w:rsidRPr="00076096">
        <w:rPr>
          <w:rFonts w:ascii="Times New Roman" w:hAnsi="Times New Roman" w:cs="Times New Roman"/>
        </w:rPr>
        <w:t>environnement</w:t>
      </w:r>
      <w:bookmarkEnd w:id="67"/>
      <w:r w:rsidRPr="00076096">
        <w:rPr>
          <w:rFonts w:ascii="Times New Roman" w:hAnsi="Times New Roman" w:cs="Times New Roman"/>
        </w:rPr>
        <w:t xml:space="preserve"> </w:t>
      </w:r>
    </w:p>
    <w:p w14:paraId="3670584F" w14:textId="77777777" w:rsidR="00C0142B" w:rsidRDefault="00C0142B" w:rsidP="0015234B"/>
    <w:tbl>
      <w:tblPr>
        <w:tblStyle w:val="Grilledutableau"/>
        <w:tblW w:w="9945" w:type="dxa"/>
        <w:tblLook w:val="04A0" w:firstRow="1" w:lastRow="0" w:firstColumn="1" w:lastColumn="0" w:noHBand="0" w:noVBand="1"/>
      </w:tblPr>
      <w:tblGrid>
        <w:gridCol w:w="1951"/>
        <w:gridCol w:w="4479"/>
        <w:gridCol w:w="3515"/>
      </w:tblGrid>
      <w:tr w:rsidR="00472151" w:rsidRPr="000C4172" w14:paraId="749EB935" w14:textId="77777777" w:rsidTr="00D17211">
        <w:trPr>
          <w:trHeight w:val="340"/>
        </w:trPr>
        <w:tc>
          <w:tcPr>
            <w:tcW w:w="1951" w:type="dxa"/>
            <w:shd w:val="clear" w:color="auto" w:fill="00B0F0"/>
            <w:vAlign w:val="center"/>
          </w:tcPr>
          <w:p w14:paraId="0EF8A997" w14:textId="77777777" w:rsidR="00472151" w:rsidRPr="000C4172" w:rsidRDefault="00472151" w:rsidP="00D17211">
            <w:pPr>
              <w:pStyle w:val="GuidePedagogiqueTitre7Rponses"/>
              <w:jc w:val="center"/>
              <w:rPr>
                <w:b/>
                <w:bCs/>
              </w:rPr>
            </w:pPr>
            <w:r w:rsidRPr="000C4172">
              <w:rPr>
                <w:b/>
                <w:bCs/>
              </w:rPr>
              <w:t>Environnement</w:t>
            </w:r>
          </w:p>
        </w:tc>
        <w:tc>
          <w:tcPr>
            <w:tcW w:w="4479" w:type="dxa"/>
            <w:shd w:val="clear" w:color="auto" w:fill="00B0F0"/>
            <w:vAlign w:val="center"/>
          </w:tcPr>
          <w:p w14:paraId="748EC5FE" w14:textId="77777777" w:rsidR="00472151" w:rsidRPr="000C4172" w:rsidRDefault="00472151" w:rsidP="00D17211">
            <w:pPr>
              <w:pStyle w:val="GuidePedagogiqueTitre7Rponses"/>
              <w:jc w:val="center"/>
              <w:rPr>
                <w:b/>
                <w:bCs/>
              </w:rPr>
            </w:pPr>
            <w:r w:rsidRPr="000C4172">
              <w:rPr>
                <w:b/>
                <w:bCs/>
              </w:rPr>
              <w:t>Menaces</w:t>
            </w:r>
          </w:p>
        </w:tc>
        <w:tc>
          <w:tcPr>
            <w:tcW w:w="3515" w:type="dxa"/>
            <w:shd w:val="clear" w:color="auto" w:fill="00B0F0"/>
            <w:vAlign w:val="center"/>
          </w:tcPr>
          <w:p w14:paraId="244E8DB2" w14:textId="77777777" w:rsidR="00472151" w:rsidRPr="000C4172" w:rsidRDefault="00472151" w:rsidP="00D17211">
            <w:pPr>
              <w:pStyle w:val="GuidePedagogiqueTitre7Rponses"/>
              <w:jc w:val="center"/>
              <w:rPr>
                <w:b/>
                <w:bCs/>
              </w:rPr>
            </w:pPr>
            <w:r w:rsidRPr="000C4172">
              <w:rPr>
                <w:b/>
                <w:bCs/>
              </w:rPr>
              <w:t>Opportunités</w:t>
            </w:r>
          </w:p>
        </w:tc>
      </w:tr>
      <w:tr w:rsidR="00472151" w:rsidRPr="00512A9F" w14:paraId="2D61B6CD" w14:textId="77777777" w:rsidTr="00D17211">
        <w:tc>
          <w:tcPr>
            <w:tcW w:w="1951" w:type="dxa"/>
            <w:vAlign w:val="center"/>
          </w:tcPr>
          <w:p w14:paraId="08341467" w14:textId="77777777" w:rsidR="00472151" w:rsidRPr="00512A9F" w:rsidRDefault="00472151" w:rsidP="00D17211">
            <w:pPr>
              <w:pStyle w:val="GuidePedagogiqueTitre7Rponses"/>
            </w:pPr>
            <w:r w:rsidRPr="00512A9F">
              <w:t>Politique</w:t>
            </w:r>
          </w:p>
        </w:tc>
        <w:tc>
          <w:tcPr>
            <w:tcW w:w="4479" w:type="dxa"/>
            <w:vAlign w:val="center"/>
          </w:tcPr>
          <w:p w14:paraId="50FF677E" w14:textId="77777777" w:rsidR="00472151" w:rsidRPr="00512A9F" w:rsidRDefault="00472151" w:rsidP="00D17211">
            <w:pPr>
              <w:pStyle w:val="GuidePedagogiqueTitre7Rponses"/>
            </w:pPr>
          </w:p>
        </w:tc>
        <w:tc>
          <w:tcPr>
            <w:tcW w:w="3515" w:type="dxa"/>
            <w:vAlign w:val="center"/>
          </w:tcPr>
          <w:p w14:paraId="71322FD3" w14:textId="77777777" w:rsidR="00472151" w:rsidRPr="00512A9F" w:rsidRDefault="00472151" w:rsidP="00D17211">
            <w:pPr>
              <w:pStyle w:val="GuidePedagogiqueTitre7Rponses"/>
            </w:pPr>
            <w:r w:rsidRPr="00512A9F">
              <w:t>L</w:t>
            </w:r>
            <w:r>
              <w:t>’</w:t>
            </w:r>
            <w:r w:rsidRPr="00512A9F">
              <w:t>environnement politique français est stable</w:t>
            </w:r>
          </w:p>
        </w:tc>
      </w:tr>
      <w:tr w:rsidR="00472151" w:rsidRPr="00512A9F" w14:paraId="16BD9DB3" w14:textId="77777777" w:rsidTr="00D17211">
        <w:tc>
          <w:tcPr>
            <w:tcW w:w="1951" w:type="dxa"/>
            <w:vAlign w:val="center"/>
          </w:tcPr>
          <w:p w14:paraId="18AEA7C6" w14:textId="77777777" w:rsidR="00472151" w:rsidRPr="00512A9F" w:rsidRDefault="00472151" w:rsidP="00D17211">
            <w:pPr>
              <w:pStyle w:val="GuidePedagogiqueTitre7Rponses"/>
            </w:pPr>
            <w:r w:rsidRPr="00512A9F">
              <w:t>Économique</w:t>
            </w:r>
          </w:p>
        </w:tc>
        <w:tc>
          <w:tcPr>
            <w:tcW w:w="4479" w:type="dxa"/>
            <w:vAlign w:val="center"/>
          </w:tcPr>
          <w:p w14:paraId="7F670D79" w14:textId="77777777" w:rsidR="00472151" w:rsidRDefault="00472151" w:rsidP="00472151">
            <w:pPr>
              <w:pStyle w:val="GuidePedagogiqueTitre7Rponses"/>
              <w:numPr>
                <w:ilvl w:val="0"/>
                <w:numId w:val="48"/>
              </w:numPr>
            </w:pPr>
            <w:r w:rsidRPr="00512A9F">
              <w:t>Difficultés économiques</w:t>
            </w:r>
          </w:p>
          <w:p w14:paraId="2F7CE427" w14:textId="77777777" w:rsidR="00472151" w:rsidRPr="00512A9F" w:rsidRDefault="00472151" w:rsidP="00472151">
            <w:pPr>
              <w:pStyle w:val="GuidePedagogiqueTitre7Rponses"/>
              <w:numPr>
                <w:ilvl w:val="0"/>
                <w:numId w:val="48"/>
              </w:numPr>
            </w:pPr>
            <w:r>
              <w:t xml:space="preserve">Crise sanitaire / confinements </w:t>
            </w:r>
          </w:p>
          <w:p w14:paraId="6549761F" w14:textId="77777777" w:rsidR="00472151" w:rsidRDefault="00472151" w:rsidP="00472151">
            <w:pPr>
              <w:pStyle w:val="GuidePedagogiqueTitre7Rponses"/>
              <w:numPr>
                <w:ilvl w:val="0"/>
                <w:numId w:val="48"/>
              </w:numPr>
            </w:pPr>
            <w:r w:rsidRPr="00512A9F">
              <w:t>Industrie française du jouet peu développée</w:t>
            </w:r>
          </w:p>
          <w:p w14:paraId="4E4567D1" w14:textId="77777777" w:rsidR="00472151" w:rsidRDefault="00472151" w:rsidP="00472151">
            <w:pPr>
              <w:pStyle w:val="GuidePedagogiqueTitre7Rponses"/>
              <w:numPr>
                <w:ilvl w:val="0"/>
                <w:numId w:val="48"/>
              </w:numPr>
            </w:pPr>
            <w:r>
              <w:t xml:space="preserve">Augmentation du prix des matières premières et des produits </w:t>
            </w:r>
          </w:p>
          <w:p w14:paraId="57AC8D9F" w14:textId="77777777" w:rsidR="00472151" w:rsidRPr="00512A9F" w:rsidRDefault="00472151" w:rsidP="00472151">
            <w:pPr>
              <w:pStyle w:val="GuidePedagogiqueTitre7Rponses"/>
              <w:numPr>
                <w:ilvl w:val="0"/>
                <w:numId w:val="48"/>
              </w:numPr>
            </w:pPr>
            <w:r>
              <w:t>Risque de ruptures d’approvisionnement du fait de la crise sanitaire</w:t>
            </w:r>
          </w:p>
        </w:tc>
        <w:tc>
          <w:tcPr>
            <w:tcW w:w="3515" w:type="dxa"/>
            <w:vAlign w:val="center"/>
          </w:tcPr>
          <w:p w14:paraId="11C1FEA8" w14:textId="77777777" w:rsidR="00472151" w:rsidRDefault="00472151" w:rsidP="00472151">
            <w:pPr>
              <w:pStyle w:val="GuidePedagogiqueTitre7Rponses"/>
              <w:numPr>
                <w:ilvl w:val="0"/>
                <w:numId w:val="48"/>
              </w:numPr>
            </w:pPr>
            <w:r w:rsidRPr="00512A9F">
              <w:t>Crise du secteur du jouet</w:t>
            </w:r>
            <w:r>
              <w:t xml:space="preserve"> depuis plusieurs années mais forte résilience face à la crise</w:t>
            </w:r>
          </w:p>
          <w:p w14:paraId="5A532A1A" w14:textId="77777777" w:rsidR="00472151" w:rsidRDefault="00472151" w:rsidP="00472151">
            <w:pPr>
              <w:pStyle w:val="GuidePedagogiqueTitre7Rponses"/>
              <w:numPr>
                <w:ilvl w:val="0"/>
                <w:numId w:val="48"/>
              </w:numPr>
            </w:pPr>
            <w:r w:rsidRPr="00512A9F">
              <w:t xml:space="preserve">Certaines enseignes </w:t>
            </w:r>
            <w:r>
              <w:t xml:space="preserve">se </w:t>
            </w:r>
            <w:r w:rsidRPr="00512A9F">
              <w:t xml:space="preserve">sont </w:t>
            </w:r>
            <w:r>
              <w:t xml:space="preserve">regroupées du fait de leurs </w:t>
            </w:r>
            <w:r w:rsidRPr="00512A9F">
              <w:t>forte</w:t>
            </w:r>
            <w:r>
              <w:t>s</w:t>
            </w:r>
            <w:r w:rsidRPr="00512A9F">
              <w:t xml:space="preserve"> difficultés</w:t>
            </w:r>
          </w:p>
          <w:p w14:paraId="438314B1" w14:textId="77777777" w:rsidR="00472151" w:rsidRPr="00512A9F" w:rsidRDefault="00472151" w:rsidP="00472151">
            <w:pPr>
              <w:pStyle w:val="GuidePedagogiqueTitre7Rponses"/>
              <w:numPr>
                <w:ilvl w:val="0"/>
                <w:numId w:val="48"/>
              </w:numPr>
            </w:pPr>
            <w:r>
              <w:t>Opportunités de rachat d’enseignes</w:t>
            </w:r>
          </w:p>
        </w:tc>
      </w:tr>
      <w:tr w:rsidR="00472151" w:rsidRPr="00512A9F" w14:paraId="7B1C2C73" w14:textId="77777777" w:rsidTr="00D17211">
        <w:tc>
          <w:tcPr>
            <w:tcW w:w="1951" w:type="dxa"/>
            <w:vAlign w:val="center"/>
          </w:tcPr>
          <w:p w14:paraId="035795E0" w14:textId="77777777" w:rsidR="00472151" w:rsidRPr="00512A9F" w:rsidRDefault="00472151" w:rsidP="00D17211">
            <w:pPr>
              <w:pStyle w:val="GuidePedagogiqueTitre7Rponses"/>
            </w:pPr>
            <w:r w:rsidRPr="00512A9F">
              <w:t>Sociologique</w:t>
            </w:r>
          </w:p>
        </w:tc>
        <w:tc>
          <w:tcPr>
            <w:tcW w:w="4479" w:type="dxa"/>
            <w:vAlign w:val="center"/>
          </w:tcPr>
          <w:p w14:paraId="521D6E8B" w14:textId="77777777" w:rsidR="00472151" w:rsidRDefault="00472151" w:rsidP="00472151">
            <w:pPr>
              <w:pStyle w:val="GuidePedagogiqueTitre7Rponses"/>
              <w:numPr>
                <w:ilvl w:val="0"/>
                <w:numId w:val="50"/>
              </w:numPr>
            </w:pPr>
            <w:r w:rsidRPr="00512A9F">
              <w:t xml:space="preserve">Baisse du nombre de naissances en </w:t>
            </w:r>
            <w:r w:rsidRPr="00512A9F">
              <w:rPr>
                <w:rFonts w:hint="eastAsia"/>
              </w:rPr>
              <w:t>France</w:t>
            </w:r>
            <w:r w:rsidRPr="00512A9F">
              <w:t xml:space="preserve"> (2,</w:t>
            </w:r>
            <w:r>
              <w:t>5 </w:t>
            </w:r>
            <w:r w:rsidDel="00B10DF7">
              <w:t xml:space="preserve"> </w:t>
            </w:r>
            <w:r>
              <w:t>%</w:t>
            </w:r>
            <w:r w:rsidRPr="00512A9F">
              <w:t xml:space="preserve"> en 20</w:t>
            </w:r>
            <w:r>
              <w:t>20</w:t>
            </w:r>
            <w:r w:rsidRPr="00512A9F">
              <w:t xml:space="preserve">) </w:t>
            </w:r>
          </w:p>
          <w:p w14:paraId="4E269EDD" w14:textId="77777777" w:rsidR="00472151" w:rsidRPr="00512A9F" w:rsidRDefault="00472151" w:rsidP="00472151">
            <w:pPr>
              <w:pStyle w:val="GuidePedagogiqueTitre7Rponses"/>
              <w:numPr>
                <w:ilvl w:val="0"/>
                <w:numId w:val="50"/>
              </w:numPr>
            </w:pPr>
            <w:r>
              <w:t>Taux de natalité 11 </w:t>
            </w:r>
            <w:r w:rsidDel="00B10DF7">
              <w:t xml:space="preserve"> </w:t>
            </w:r>
            <w:r>
              <w:t>%</w:t>
            </w:r>
          </w:p>
          <w:p w14:paraId="3AA9725B" w14:textId="77777777" w:rsidR="00472151" w:rsidRPr="00512A9F" w:rsidRDefault="00472151" w:rsidP="00472151">
            <w:pPr>
              <w:pStyle w:val="GuidePedagogiqueTitre7Rponses"/>
              <w:numPr>
                <w:ilvl w:val="0"/>
                <w:numId w:val="50"/>
              </w:numPr>
            </w:pPr>
            <w:r w:rsidRPr="00512A9F">
              <w:t xml:space="preserve">Les consommateurs se tournent </w:t>
            </w:r>
            <w:r>
              <w:t xml:space="preserve">de plus en plus </w:t>
            </w:r>
            <w:r w:rsidRPr="00512A9F">
              <w:t>vers les achats en ligne</w:t>
            </w:r>
          </w:p>
          <w:p w14:paraId="1194E062" w14:textId="77777777" w:rsidR="00472151" w:rsidRPr="00512A9F" w:rsidRDefault="00472151" w:rsidP="00472151">
            <w:pPr>
              <w:pStyle w:val="GuidePedagogiqueTitre7Rponses"/>
              <w:numPr>
                <w:ilvl w:val="0"/>
                <w:numId w:val="50"/>
              </w:numPr>
            </w:pPr>
            <w:r>
              <w:t>Développement des achats de jouets d’occasion</w:t>
            </w:r>
          </w:p>
        </w:tc>
        <w:tc>
          <w:tcPr>
            <w:tcW w:w="3515" w:type="dxa"/>
            <w:vAlign w:val="center"/>
          </w:tcPr>
          <w:p w14:paraId="1770C27B" w14:textId="77777777" w:rsidR="00472151" w:rsidRDefault="00472151" w:rsidP="00472151">
            <w:pPr>
              <w:pStyle w:val="GuidePedagogiqueTitre7Rponses"/>
              <w:numPr>
                <w:ilvl w:val="0"/>
                <w:numId w:val="49"/>
              </w:numPr>
            </w:pPr>
            <w:r w:rsidRPr="00512A9F">
              <w:t xml:space="preserve">Recherche du made in </w:t>
            </w:r>
            <w:r w:rsidRPr="00512A9F">
              <w:rPr>
                <w:rFonts w:hint="eastAsia"/>
              </w:rPr>
              <w:t>France</w:t>
            </w:r>
          </w:p>
          <w:p w14:paraId="5BE1A8F8" w14:textId="77777777" w:rsidR="00472151" w:rsidRPr="00512A9F" w:rsidRDefault="00472151" w:rsidP="00472151">
            <w:pPr>
              <w:pStyle w:val="GuidePedagogiqueTitre7Rponses"/>
              <w:numPr>
                <w:ilvl w:val="0"/>
                <w:numId w:val="49"/>
              </w:numPr>
            </w:pPr>
            <w:r>
              <w:t>Les français utilisent le click and collect</w:t>
            </w:r>
          </w:p>
        </w:tc>
      </w:tr>
      <w:tr w:rsidR="00472151" w:rsidRPr="00512A9F" w14:paraId="05146AF8" w14:textId="77777777" w:rsidTr="00D17211">
        <w:tc>
          <w:tcPr>
            <w:tcW w:w="1951" w:type="dxa"/>
            <w:vAlign w:val="center"/>
          </w:tcPr>
          <w:p w14:paraId="02E2295F" w14:textId="77777777" w:rsidR="00472151" w:rsidRPr="00512A9F" w:rsidRDefault="00472151" w:rsidP="00D17211">
            <w:pPr>
              <w:pStyle w:val="GuidePedagogiqueTitre7Rponses"/>
            </w:pPr>
            <w:r w:rsidRPr="00512A9F">
              <w:t>Technologique</w:t>
            </w:r>
          </w:p>
        </w:tc>
        <w:tc>
          <w:tcPr>
            <w:tcW w:w="4479" w:type="dxa"/>
            <w:vAlign w:val="center"/>
          </w:tcPr>
          <w:p w14:paraId="3959E313" w14:textId="77777777" w:rsidR="00472151" w:rsidRPr="00512A9F" w:rsidRDefault="00472151" w:rsidP="00D17211">
            <w:pPr>
              <w:pStyle w:val="GuidePedagogiqueTitre7Rponses"/>
            </w:pPr>
            <w:r w:rsidRPr="00512A9F">
              <w:t>Développement d</w:t>
            </w:r>
            <w:r>
              <w:t>’</w:t>
            </w:r>
            <w:r w:rsidRPr="00512A9F">
              <w:t>Internet et des sites d</w:t>
            </w:r>
            <w:r>
              <w:t xml:space="preserve">e </w:t>
            </w:r>
            <w:r>
              <w:br/>
            </w:r>
            <w:r w:rsidRPr="00512A9F">
              <w:t>e-commerce</w:t>
            </w:r>
          </w:p>
        </w:tc>
        <w:tc>
          <w:tcPr>
            <w:tcW w:w="3515" w:type="dxa"/>
            <w:vAlign w:val="center"/>
          </w:tcPr>
          <w:p w14:paraId="48692745" w14:textId="77777777" w:rsidR="00472151" w:rsidRPr="00512A9F" w:rsidRDefault="00472151" w:rsidP="00D17211">
            <w:pPr>
              <w:pStyle w:val="GuidePedagogiqueTitre7Rponses"/>
            </w:pPr>
          </w:p>
        </w:tc>
      </w:tr>
      <w:tr w:rsidR="00472151" w:rsidRPr="00512A9F" w14:paraId="193AC6C4" w14:textId="77777777" w:rsidTr="00D17211">
        <w:tc>
          <w:tcPr>
            <w:tcW w:w="1951" w:type="dxa"/>
            <w:vAlign w:val="center"/>
          </w:tcPr>
          <w:p w14:paraId="7B586AF5" w14:textId="77777777" w:rsidR="00472151" w:rsidRPr="00512A9F" w:rsidRDefault="00472151" w:rsidP="00D17211">
            <w:pPr>
              <w:pStyle w:val="GuidePedagogiqueTitre7Rponses"/>
            </w:pPr>
            <w:r w:rsidRPr="00512A9F">
              <w:t>Écologique</w:t>
            </w:r>
          </w:p>
        </w:tc>
        <w:tc>
          <w:tcPr>
            <w:tcW w:w="4479" w:type="dxa"/>
            <w:vAlign w:val="center"/>
          </w:tcPr>
          <w:p w14:paraId="0A0C220F" w14:textId="77777777" w:rsidR="00472151" w:rsidRDefault="00472151" w:rsidP="00472151">
            <w:pPr>
              <w:pStyle w:val="GuidePedagogiqueTitre7Rponses"/>
              <w:numPr>
                <w:ilvl w:val="0"/>
                <w:numId w:val="51"/>
              </w:numPr>
            </w:pPr>
            <w:r>
              <w:t>Loi AGEC p</w:t>
            </w:r>
            <w:r w:rsidRPr="00512A9F">
              <w:t>our éviter le gaspillage, association d’insertion pour recycler les jouets</w:t>
            </w:r>
          </w:p>
          <w:p w14:paraId="0E83400A" w14:textId="77777777" w:rsidR="00472151" w:rsidRPr="00512A9F" w:rsidRDefault="00472151" w:rsidP="00472151">
            <w:pPr>
              <w:pStyle w:val="GuidePedagogiqueTitre7Rponses"/>
              <w:numPr>
                <w:ilvl w:val="0"/>
                <w:numId w:val="51"/>
              </w:numPr>
            </w:pPr>
            <w:r>
              <w:t>Mise en place d’une filière Responsabilité élargie des producteurs</w:t>
            </w:r>
          </w:p>
        </w:tc>
        <w:tc>
          <w:tcPr>
            <w:tcW w:w="3515" w:type="dxa"/>
            <w:vAlign w:val="center"/>
          </w:tcPr>
          <w:p w14:paraId="5C3C8803" w14:textId="77777777" w:rsidR="00472151" w:rsidRPr="00512A9F" w:rsidRDefault="00472151" w:rsidP="00D17211">
            <w:pPr>
              <w:pStyle w:val="GuidePedagogiqueTitre7Rponses"/>
            </w:pPr>
            <w:r w:rsidRPr="00512A9F">
              <w:t>Développement du sentiment écologique</w:t>
            </w:r>
          </w:p>
        </w:tc>
      </w:tr>
      <w:tr w:rsidR="00472151" w:rsidRPr="00512A9F" w14:paraId="6658E0B1" w14:textId="77777777" w:rsidTr="00D17211">
        <w:tc>
          <w:tcPr>
            <w:tcW w:w="1951" w:type="dxa"/>
            <w:vAlign w:val="center"/>
          </w:tcPr>
          <w:p w14:paraId="7EE8015A" w14:textId="77777777" w:rsidR="00472151" w:rsidRPr="00512A9F" w:rsidRDefault="00472151" w:rsidP="00D17211">
            <w:pPr>
              <w:pStyle w:val="GuidePedagogiqueTitre7Rponses"/>
            </w:pPr>
            <w:r w:rsidRPr="00512A9F">
              <w:t>Légal</w:t>
            </w:r>
          </w:p>
        </w:tc>
        <w:tc>
          <w:tcPr>
            <w:tcW w:w="4479" w:type="dxa"/>
            <w:vAlign w:val="center"/>
          </w:tcPr>
          <w:p w14:paraId="2588C3B9" w14:textId="77777777" w:rsidR="00472151" w:rsidRPr="00512A9F" w:rsidRDefault="00472151" w:rsidP="00D17211">
            <w:pPr>
              <w:pStyle w:val="GuidePedagogiqueTitre7Rponses"/>
            </w:pPr>
          </w:p>
        </w:tc>
        <w:tc>
          <w:tcPr>
            <w:tcW w:w="3515" w:type="dxa"/>
            <w:vAlign w:val="center"/>
          </w:tcPr>
          <w:p w14:paraId="0AC94496" w14:textId="77777777" w:rsidR="00472151" w:rsidRPr="00512A9F" w:rsidRDefault="00472151" w:rsidP="00D17211">
            <w:pPr>
              <w:pStyle w:val="GuidePedagogiqueTitre7Rponses"/>
            </w:pPr>
            <w:r w:rsidRPr="00512A9F">
              <w:t>Les jouets sont réglementés par la législation européenne, transposée dans le droit français</w:t>
            </w:r>
          </w:p>
        </w:tc>
      </w:tr>
    </w:tbl>
    <w:p w14:paraId="6A5F9404" w14:textId="0F0463AB" w:rsidR="00472151" w:rsidRDefault="00472151" w:rsidP="0015234B">
      <w:pPr>
        <w:sectPr w:rsidR="00472151" w:rsidSect="00FB0B6A">
          <w:pgSz w:w="11907" w:h="16839" w:code="9"/>
          <w:pgMar w:top="1417" w:right="1417" w:bottom="1417" w:left="1417" w:header="0" w:footer="425" w:gutter="0"/>
          <w:cols w:space="720"/>
          <w:noEndnote/>
          <w:docGrid w:linePitch="326"/>
        </w:sectPr>
      </w:pPr>
    </w:p>
    <w:p w14:paraId="77243D41" w14:textId="0F5B4F83" w:rsidR="004D58FE" w:rsidRDefault="004D58FE" w:rsidP="00A1239A">
      <w:pPr>
        <w:pStyle w:val="GuidePedagogiqueTitre7Rponses"/>
        <w:pPrChange w:id="68" w:author="BATALLAN CHLOE" w:date="2022-04-22T16:13:00Z">
          <w:pPr/>
        </w:pPrChange>
      </w:pPr>
      <w:r>
        <w:lastRenderedPageBreak/>
        <w:t xml:space="preserve">En conclusion, voici une analyse des forces et </w:t>
      </w:r>
      <w:ins w:id="69" w:author="BATALLAN CHLOE" w:date="2022-04-22T16:13:00Z">
        <w:r w:rsidR="00A1239A">
          <w:t xml:space="preserve">des </w:t>
        </w:r>
      </w:ins>
      <w:r>
        <w:t xml:space="preserve">faiblesses, </w:t>
      </w:r>
      <w:ins w:id="70" w:author="BATALLAN CHLOE" w:date="2022-04-22T16:13:00Z">
        <w:r w:rsidR="00A1239A">
          <w:t xml:space="preserve">des </w:t>
        </w:r>
      </w:ins>
      <w:r>
        <w:t xml:space="preserve">menaces et </w:t>
      </w:r>
      <w:ins w:id="71" w:author="BATALLAN CHLOE" w:date="2022-04-22T16:13:00Z">
        <w:r w:rsidR="00A1239A">
          <w:t xml:space="preserve">des </w:t>
        </w:r>
      </w:ins>
      <w:r>
        <w:t xml:space="preserve">opportunités. </w:t>
      </w:r>
    </w:p>
    <w:p w14:paraId="5BDDB5FD" w14:textId="77777777" w:rsidR="00D649F2" w:rsidRDefault="00D649F2" w:rsidP="0015234B"/>
    <w:tbl>
      <w:tblPr>
        <w:tblStyle w:val="Grilledutableau"/>
        <w:tblW w:w="0" w:type="auto"/>
        <w:tblLook w:val="04A0" w:firstRow="1" w:lastRow="0" w:firstColumn="1" w:lastColumn="0" w:noHBand="0" w:noVBand="1"/>
      </w:tblPr>
      <w:tblGrid>
        <w:gridCol w:w="1744"/>
        <w:gridCol w:w="3238"/>
        <w:gridCol w:w="4081"/>
      </w:tblGrid>
      <w:tr w:rsidR="00371020" w14:paraId="405171E6" w14:textId="77777777" w:rsidTr="00D17211">
        <w:tc>
          <w:tcPr>
            <w:tcW w:w="1980" w:type="dxa"/>
            <w:vMerge w:val="restart"/>
            <w:shd w:val="clear" w:color="auto" w:fill="DAEEF3" w:themeFill="accent5" w:themeFillTint="33"/>
            <w:vAlign w:val="center"/>
          </w:tcPr>
          <w:p w14:paraId="4BC1B59D" w14:textId="77777777" w:rsidR="00371020" w:rsidRPr="000C4172" w:rsidRDefault="00371020" w:rsidP="00D17211">
            <w:pPr>
              <w:pStyle w:val="GuidePedagogiqueTitre7Rponses"/>
              <w:rPr>
                <w:b/>
                <w:bCs/>
              </w:rPr>
            </w:pPr>
            <w:bookmarkStart w:id="72" w:name="_Hlk79664476"/>
            <w:r w:rsidRPr="000C4172">
              <w:rPr>
                <w:b/>
                <w:bCs/>
              </w:rPr>
              <w:t>Internes</w:t>
            </w:r>
          </w:p>
        </w:tc>
        <w:tc>
          <w:tcPr>
            <w:tcW w:w="3544" w:type="dxa"/>
            <w:shd w:val="clear" w:color="auto" w:fill="00B0F0"/>
            <w:vAlign w:val="center"/>
          </w:tcPr>
          <w:p w14:paraId="61613654" w14:textId="77777777" w:rsidR="00371020" w:rsidRPr="000C4172" w:rsidRDefault="00371020" w:rsidP="00D17211">
            <w:pPr>
              <w:pStyle w:val="GuidePedagogiqueTitre7Rponses"/>
              <w:rPr>
                <w:b/>
                <w:bCs/>
              </w:rPr>
            </w:pPr>
            <w:r w:rsidRPr="000C4172">
              <w:rPr>
                <w:b/>
                <w:bCs/>
              </w:rPr>
              <w:t>Forces</w:t>
            </w:r>
          </w:p>
        </w:tc>
        <w:tc>
          <w:tcPr>
            <w:tcW w:w="4672" w:type="dxa"/>
            <w:shd w:val="clear" w:color="auto" w:fill="00B0F0"/>
            <w:vAlign w:val="center"/>
          </w:tcPr>
          <w:p w14:paraId="696E1CBD" w14:textId="77777777" w:rsidR="00371020" w:rsidRPr="000C4172" w:rsidRDefault="00371020" w:rsidP="00D17211">
            <w:pPr>
              <w:pStyle w:val="GuidePedagogiqueTitre7Rponses"/>
              <w:rPr>
                <w:b/>
                <w:bCs/>
              </w:rPr>
            </w:pPr>
            <w:r w:rsidRPr="000C4172">
              <w:rPr>
                <w:b/>
                <w:bCs/>
              </w:rPr>
              <w:t>Faiblesses</w:t>
            </w:r>
          </w:p>
        </w:tc>
      </w:tr>
      <w:tr w:rsidR="00371020" w14:paraId="10A9A2A2" w14:textId="77777777" w:rsidTr="00D17211">
        <w:tc>
          <w:tcPr>
            <w:tcW w:w="1980" w:type="dxa"/>
            <w:vMerge/>
            <w:shd w:val="clear" w:color="auto" w:fill="DAEEF3" w:themeFill="accent5" w:themeFillTint="33"/>
            <w:vAlign w:val="center"/>
          </w:tcPr>
          <w:p w14:paraId="0F8B6C55" w14:textId="77777777" w:rsidR="00371020" w:rsidRPr="00AA15CA" w:rsidRDefault="00371020" w:rsidP="00D17211">
            <w:pPr>
              <w:pStyle w:val="GuidePedagogiqueTitre7Rponses"/>
            </w:pPr>
          </w:p>
        </w:tc>
        <w:tc>
          <w:tcPr>
            <w:tcW w:w="3544" w:type="dxa"/>
            <w:vAlign w:val="center"/>
          </w:tcPr>
          <w:p w14:paraId="72C7C24E" w14:textId="77777777" w:rsidR="00371020" w:rsidRDefault="00371020" w:rsidP="00371020">
            <w:pPr>
              <w:pStyle w:val="GuidePedagogiqueTitre7Rponses"/>
              <w:numPr>
                <w:ilvl w:val="0"/>
                <w:numId w:val="52"/>
              </w:numPr>
              <w:rPr>
                <w:b/>
                <w:bCs/>
              </w:rPr>
            </w:pPr>
            <w:r>
              <w:rPr>
                <w:bCs/>
              </w:rPr>
              <w:t>Bonne capacité à résister à la crise sanitaire</w:t>
            </w:r>
          </w:p>
          <w:p w14:paraId="74762AD6" w14:textId="77777777" w:rsidR="00371020" w:rsidRDefault="00371020" w:rsidP="00371020">
            <w:pPr>
              <w:pStyle w:val="GuidePedagogiqueTitre7Rponses"/>
              <w:numPr>
                <w:ilvl w:val="0"/>
                <w:numId w:val="52"/>
              </w:numPr>
              <w:rPr>
                <w:b/>
                <w:bCs/>
              </w:rPr>
            </w:pPr>
            <w:r>
              <w:rPr>
                <w:bCs/>
              </w:rPr>
              <w:t>Augmentation de la position sur le marché</w:t>
            </w:r>
          </w:p>
          <w:p w14:paraId="7456415C" w14:textId="77777777" w:rsidR="00371020" w:rsidRDefault="00371020" w:rsidP="00371020">
            <w:pPr>
              <w:pStyle w:val="GuidePedagogiqueTitre7Rponses"/>
              <w:numPr>
                <w:ilvl w:val="0"/>
                <w:numId w:val="52"/>
              </w:numPr>
              <w:rPr>
                <w:b/>
                <w:bCs/>
              </w:rPr>
            </w:pPr>
            <w:r>
              <w:rPr>
                <w:bCs/>
              </w:rPr>
              <w:t xml:space="preserve">Bonne anticipation du phénomène du digital </w:t>
            </w:r>
          </w:p>
          <w:p w14:paraId="2C165CBC" w14:textId="77777777" w:rsidR="00371020" w:rsidRDefault="00371020" w:rsidP="00371020">
            <w:pPr>
              <w:pStyle w:val="GuidePedagogiqueTitre7Rponses"/>
              <w:numPr>
                <w:ilvl w:val="0"/>
                <w:numId w:val="52"/>
              </w:numPr>
              <w:rPr>
                <w:b/>
                <w:bCs/>
              </w:rPr>
            </w:pPr>
            <w:r>
              <w:rPr>
                <w:bCs/>
              </w:rPr>
              <w:t xml:space="preserve">Capacité à racheter d’autres enseignes (Maxi Toys) </w:t>
            </w:r>
          </w:p>
          <w:p w14:paraId="70F06AF1" w14:textId="77777777" w:rsidR="00371020" w:rsidRDefault="00371020" w:rsidP="00371020">
            <w:pPr>
              <w:pStyle w:val="GuidePedagogiqueTitre7Rponses"/>
              <w:numPr>
                <w:ilvl w:val="0"/>
                <w:numId w:val="52"/>
              </w:numPr>
              <w:rPr>
                <w:b/>
                <w:bCs/>
              </w:rPr>
            </w:pPr>
            <w:r>
              <w:rPr>
                <w:bCs/>
              </w:rPr>
              <w:t xml:space="preserve">Ouverture de nouveaux de points de vente (10) </w:t>
            </w:r>
          </w:p>
          <w:p w14:paraId="524386CD" w14:textId="77777777" w:rsidR="00371020" w:rsidRDefault="00371020" w:rsidP="00371020">
            <w:pPr>
              <w:pStyle w:val="GuidePedagogiqueTitre7Rponses"/>
              <w:numPr>
                <w:ilvl w:val="0"/>
                <w:numId w:val="52"/>
              </w:numPr>
              <w:rPr>
                <w:b/>
                <w:bCs/>
              </w:rPr>
            </w:pPr>
            <w:r>
              <w:rPr>
                <w:bCs/>
              </w:rPr>
              <w:t>Évolution du concept</w:t>
            </w:r>
          </w:p>
          <w:p w14:paraId="03974C01" w14:textId="77777777" w:rsidR="00371020" w:rsidRPr="000D1174" w:rsidRDefault="00371020" w:rsidP="00371020">
            <w:pPr>
              <w:pStyle w:val="GuidePedagogiqueTitre7Rponses"/>
              <w:numPr>
                <w:ilvl w:val="0"/>
                <w:numId w:val="52"/>
              </w:numPr>
              <w:rPr>
                <w:b/>
                <w:bCs/>
              </w:rPr>
            </w:pPr>
            <w:r>
              <w:rPr>
                <w:bCs/>
              </w:rPr>
              <w:t xml:space="preserve">Investissements </w:t>
            </w:r>
          </w:p>
        </w:tc>
        <w:tc>
          <w:tcPr>
            <w:tcW w:w="4672" w:type="dxa"/>
            <w:vAlign w:val="center"/>
          </w:tcPr>
          <w:p w14:paraId="5E4B7A8F" w14:textId="77777777" w:rsidR="00371020" w:rsidRPr="000D1174" w:rsidRDefault="00371020" w:rsidP="00D17211">
            <w:pPr>
              <w:pStyle w:val="GuidePedagogiqueTitre7Rponses"/>
              <w:rPr>
                <w:b/>
                <w:bCs/>
              </w:rPr>
            </w:pPr>
            <w:r>
              <w:rPr>
                <w:bCs/>
              </w:rPr>
              <w:t>Le digital n’est pas rentable</w:t>
            </w:r>
          </w:p>
        </w:tc>
      </w:tr>
      <w:tr w:rsidR="00371020" w14:paraId="140E6828" w14:textId="77777777" w:rsidTr="00D17211">
        <w:tc>
          <w:tcPr>
            <w:tcW w:w="1980" w:type="dxa"/>
            <w:vMerge w:val="restart"/>
            <w:shd w:val="clear" w:color="auto" w:fill="DAEEF3" w:themeFill="accent5" w:themeFillTint="33"/>
            <w:vAlign w:val="center"/>
          </w:tcPr>
          <w:p w14:paraId="56D0DCCB" w14:textId="77777777" w:rsidR="00371020" w:rsidRPr="000C4172" w:rsidRDefault="00371020" w:rsidP="00D17211">
            <w:pPr>
              <w:pStyle w:val="GuidePedagogiqueTitre7Rponses"/>
              <w:rPr>
                <w:b/>
                <w:bCs/>
              </w:rPr>
            </w:pPr>
            <w:r w:rsidRPr="000C4172">
              <w:rPr>
                <w:b/>
                <w:bCs/>
              </w:rPr>
              <w:t>Externes</w:t>
            </w:r>
          </w:p>
        </w:tc>
        <w:tc>
          <w:tcPr>
            <w:tcW w:w="3544" w:type="dxa"/>
            <w:shd w:val="clear" w:color="auto" w:fill="00B0F0"/>
            <w:vAlign w:val="center"/>
          </w:tcPr>
          <w:p w14:paraId="25B33D93" w14:textId="77777777" w:rsidR="00371020" w:rsidRPr="000C4172" w:rsidRDefault="00371020" w:rsidP="00D17211">
            <w:pPr>
              <w:pStyle w:val="GuidePedagogiqueTitre7Rponses"/>
              <w:rPr>
                <w:b/>
                <w:bCs/>
              </w:rPr>
            </w:pPr>
            <w:r w:rsidRPr="000C4172">
              <w:rPr>
                <w:b/>
                <w:bCs/>
              </w:rPr>
              <w:t>Opportunités</w:t>
            </w:r>
          </w:p>
        </w:tc>
        <w:tc>
          <w:tcPr>
            <w:tcW w:w="4672" w:type="dxa"/>
            <w:shd w:val="clear" w:color="auto" w:fill="00B0F0"/>
            <w:vAlign w:val="center"/>
          </w:tcPr>
          <w:p w14:paraId="684E0478" w14:textId="77777777" w:rsidR="00371020" w:rsidRPr="000C4172" w:rsidRDefault="00371020" w:rsidP="00D17211">
            <w:pPr>
              <w:pStyle w:val="GuidePedagogiqueTitre7Rponses"/>
              <w:rPr>
                <w:b/>
                <w:bCs/>
              </w:rPr>
            </w:pPr>
            <w:r w:rsidRPr="000C4172">
              <w:rPr>
                <w:b/>
                <w:bCs/>
              </w:rPr>
              <w:t>Menaces</w:t>
            </w:r>
          </w:p>
        </w:tc>
      </w:tr>
      <w:tr w:rsidR="00371020" w14:paraId="58FC1379" w14:textId="77777777" w:rsidTr="00D17211">
        <w:tc>
          <w:tcPr>
            <w:tcW w:w="1980" w:type="dxa"/>
            <w:vMerge/>
            <w:shd w:val="clear" w:color="auto" w:fill="DAEEF3" w:themeFill="accent5" w:themeFillTint="33"/>
            <w:vAlign w:val="center"/>
          </w:tcPr>
          <w:p w14:paraId="07BE83FA" w14:textId="77777777" w:rsidR="00371020" w:rsidRPr="00C34B7B" w:rsidRDefault="00371020" w:rsidP="00D17211">
            <w:pPr>
              <w:pStyle w:val="GuidePedagogiqueTitre7Rponses"/>
              <w:rPr>
                <w:b/>
                <w:bCs/>
              </w:rPr>
            </w:pPr>
          </w:p>
        </w:tc>
        <w:tc>
          <w:tcPr>
            <w:tcW w:w="3544" w:type="dxa"/>
            <w:vAlign w:val="center"/>
          </w:tcPr>
          <w:p w14:paraId="32D9BF33" w14:textId="77777777" w:rsidR="00371020" w:rsidRDefault="00371020" w:rsidP="00371020">
            <w:pPr>
              <w:pStyle w:val="GuidePedagogiqueTitre7Rponses"/>
              <w:numPr>
                <w:ilvl w:val="0"/>
                <w:numId w:val="53"/>
              </w:numPr>
              <w:rPr>
                <w:b/>
                <w:bCs/>
              </w:rPr>
            </w:pPr>
            <w:r w:rsidRPr="00C34B7B">
              <w:rPr>
                <w:bCs/>
              </w:rPr>
              <w:t>Forte résilience du secteur du jouet face à la crise sanitaire</w:t>
            </w:r>
          </w:p>
          <w:p w14:paraId="6688D5E6" w14:textId="77777777" w:rsidR="00371020" w:rsidRDefault="00371020" w:rsidP="00371020">
            <w:pPr>
              <w:pStyle w:val="GuidePedagogiqueTitre7Rponses"/>
              <w:numPr>
                <w:ilvl w:val="0"/>
                <w:numId w:val="53"/>
              </w:numPr>
              <w:rPr>
                <w:b/>
                <w:bCs/>
              </w:rPr>
            </w:pPr>
            <w:r>
              <w:rPr>
                <w:bCs/>
              </w:rPr>
              <w:t xml:space="preserve">Fermeture de certains points de vente spécialisés </w:t>
            </w:r>
          </w:p>
          <w:p w14:paraId="2A82D89C" w14:textId="77777777" w:rsidR="00371020" w:rsidRDefault="00371020" w:rsidP="00371020">
            <w:pPr>
              <w:pStyle w:val="GuidePedagogiqueTitre7Rponses"/>
              <w:numPr>
                <w:ilvl w:val="0"/>
                <w:numId w:val="53"/>
              </w:numPr>
              <w:rPr>
                <w:b/>
                <w:bCs/>
              </w:rPr>
            </w:pPr>
            <w:r>
              <w:rPr>
                <w:bCs/>
              </w:rPr>
              <w:t xml:space="preserve">Les points de vente spécialisés sont les principaux lieux d’achat des jouets </w:t>
            </w:r>
          </w:p>
          <w:p w14:paraId="78BC9C67" w14:textId="77777777" w:rsidR="00371020" w:rsidRDefault="00371020" w:rsidP="00371020">
            <w:pPr>
              <w:pStyle w:val="GuidePedagogiqueTitre7Rponses"/>
              <w:numPr>
                <w:ilvl w:val="0"/>
                <w:numId w:val="53"/>
              </w:numPr>
              <w:rPr>
                <w:b/>
                <w:bCs/>
              </w:rPr>
            </w:pPr>
            <w:r>
              <w:rPr>
                <w:bCs/>
              </w:rPr>
              <w:t>Les magasins physiques restent les principaux mieux d’achat des jouets (75</w:t>
            </w:r>
            <w:r>
              <w:t> </w:t>
            </w:r>
            <w:del w:id="73" w:author="BATALLAN CHLOE" w:date="2022-04-22T16:13:00Z">
              <w:r w:rsidDel="000F747F">
                <w:rPr>
                  <w:bCs/>
                </w:rPr>
                <w:delText xml:space="preserve"> </w:delText>
              </w:r>
            </w:del>
            <w:r>
              <w:rPr>
                <w:bCs/>
              </w:rPr>
              <w:t xml:space="preserve">%) </w:t>
            </w:r>
          </w:p>
          <w:p w14:paraId="76C92369" w14:textId="77777777" w:rsidR="00371020" w:rsidRDefault="00371020" w:rsidP="00371020">
            <w:pPr>
              <w:pStyle w:val="GuidePedagogiqueTitre7Rponses"/>
              <w:numPr>
                <w:ilvl w:val="0"/>
                <w:numId w:val="53"/>
              </w:numPr>
              <w:rPr>
                <w:b/>
                <w:bCs/>
              </w:rPr>
            </w:pPr>
            <w:r>
              <w:rPr>
                <w:bCs/>
              </w:rPr>
              <w:t>Les consommateurs utilisent le click and collect</w:t>
            </w:r>
          </w:p>
          <w:p w14:paraId="1D606710" w14:textId="77777777" w:rsidR="00371020" w:rsidRDefault="00371020" w:rsidP="00371020">
            <w:pPr>
              <w:pStyle w:val="GuidePedagogiqueTitre7Rponses"/>
              <w:numPr>
                <w:ilvl w:val="0"/>
                <w:numId w:val="53"/>
              </w:numPr>
              <w:rPr>
                <w:b/>
                <w:bCs/>
              </w:rPr>
            </w:pPr>
            <w:r>
              <w:rPr>
                <w:bCs/>
              </w:rPr>
              <w:t>Les clients sont revenus en boutique après le confinement</w:t>
            </w:r>
          </w:p>
          <w:p w14:paraId="165E844B" w14:textId="77777777" w:rsidR="00371020" w:rsidRPr="000D1174" w:rsidRDefault="00371020" w:rsidP="00371020">
            <w:pPr>
              <w:pStyle w:val="GuidePedagogiqueTitre7Rponses"/>
              <w:numPr>
                <w:ilvl w:val="0"/>
                <w:numId w:val="53"/>
              </w:numPr>
              <w:rPr>
                <w:b/>
                <w:bCs/>
              </w:rPr>
            </w:pPr>
            <w:r>
              <w:rPr>
                <w:bCs/>
              </w:rPr>
              <w:t>De plus en plus de fabricants français</w:t>
            </w:r>
          </w:p>
        </w:tc>
        <w:tc>
          <w:tcPr>
            <w:tcW w:w="4672" w:type="dxa"/>
            <w:vAlign w:val="center"/>
          </w:tcPr>
          <w:p w14:paraId="4305DC8E" w14:textId="77777777" w:rsidR="00371020" w:rsidRPr="000D1174" w:rsidRDefault="00371020" w:rsidP="00371020">
            <w:pPr>
              <w:pStyle w:val="GuidePedagogiqueTitre7Rponses"/>
              <w:numPr>
                <w:ilvl w:val="0"/>
                <w:numId w:val="54"/>
              </w:numPr>
              <w:rPr>
                <w:b/>
                <w:bCs/>
              </w:rPr>
            </w:pPr>
            <w:r w:rsidRPr="000D1174">
              <w:rPr>
                <w:bCs/>
              </w:rPr>
              <w:t>Crise sanitaire</w:t>
            </w:r>
            <w:del w:id="74" w:author="BATALLAN CHLOE" w:date="2022-04-22T16:13:00Z">
              <w:r w:rsidRPr="000D1174" w:rsidDel="00A1239A">
                <w:rPr>
                  <w:bCs/>
                </w:rPr>
                <w:delText xml:space="preserve"> </w:delText>
              </w:r>
            </w:del>
            <w:r w:rsidRPr="000D1174">
              <w:rPr>
                <w:bCs/>
              </w:rPr>
              <w:t>/</w:t>
            </w:r>
            <w:del w:id="75" w:author="BATALLAN CHLOE" w:date="2022-04-22T16:13:00Z">
              <w:r w:rsidRPr="000D1174" w:rsidDel="00A1239A">
                <w:rPr>
                  <w:bCs/>
                </w:rPr>
                <w:delText xml:space="preserve"> </w:delText>
              </w:r>
            </w:del>
            <w:r w:rsidRPr="000D1174">
              <w:rPr>
                <w:bCs/>
              </w:rPr>
              <w:t xml:space="preserve">fermeture obligatoire de points de vente non essentiels </w:t>
            </w:r>
          </w:p>
          <w:p w14:paraId="52EB0CF9" w14:textId="77777777" w:rsidR="00371020" w:rsidRDefault="00371020" w:rsidP="00371020">
            <w:pPr>
              <w:pStyle w:val="GuidePedagogiqueTitre7Rponses"/>
              <w:numPr>
                <w:ilvl w:val="0"/>
                <w:numId w:val="54"/>
              </w:numPr>
              <w:rPr>
                <w:b/>
                <w:bCs/>
              </w:rPr>
            </w:pPr>
            <w:r w:rsidRPr="000D1174">
              <w:rPr>
                <w:bCs/>
              </w:rPr>
              <w:t xml:space="preserve">Développement de la concurrence des sites de e-commerce </w:t>
            </w:r>
          </w:p>
          <w:p w14:paraId="1E5DA10C" w14:textId="77777777" w:rsidR="00371020" w:rsidRDefault="00371020" w:rsidP="00371020">
            <w:pPr>
              <w:pStyle w:val="GuidePedagogiqueTitre7Rponses"/>
              <w:numPr>
                <w:ilvl w:val="0"/>
                <w:numId w:val="54"/>
              </w:numPr>
              <w:rPr>
                <w:b/>
                <w:bCs/>
              </w:rPr>
            </w:pPr>
            <w:r>
              <w:rPr>
                <w:bCs/>
              </w:rPr>
              <w:t>Risque d’augmentation des prix des produits et de rupture</w:t>
            </w:r>
          </w:p>
          <w:p w14:paraId="08F8151E" w14:textId="77777777" w:rsidR="00371020" w:rsidRDefault="00371020" w:rsidP="00371020">
            <w:pPr>
              <w:pStyle w:val="GuidePedagogiqueTitre7Rponses"/>
              <w:numPr>
                <w:ilvl w:val="0"/>
                <w:numId w:val="54"/>
              </w:numPr>
              <w:rPr>
                <w:b/>
                <w:bCs/>
              </w:rPr>
            </w:pPr>
            <w:r>
              <w:rPr>
                <w:bCs/>
              </w:rPr>
              <w:t xml:space="preserve">Concentration du secteur </w:t>
            </w:r>
          </w:p>
          <w:p w14:paraId="304EC584" w14:textId="77777777" w:rsidR="00371020" w:rsidRPr="000D1174" w:rsidRDefault="00371020" w:rsidP="00371020">
            <w:pPr>
              <w:pStyle w:val="GuidePedagogiqueTitre7Rponses"/>
              <w:numPr>
                <w:ilvl w:val="0"/>
                <w:numId w:val="54"/>
              </w:numPr>
              <w:rPr>
                <w:b/>
                <w:bCs/>
              </w:rPr>
            </w:pPr>
            <w:r>
              <w:rPr>
                <w:bCs/>
              </w:rPr>
              <w:t>Loi AGEC</w:t>
            </w:r>
          </w:p>
        </w:tc>
      </w:tr>
      <w:bookmarkEnd w:id="72"/>
    </w:tbl>
    <w:p w14:paraId="538FB16D" w14:textId="77777777" w:rsidR="004D58FE" w:rsidRPr="0015234B" w:rsidRDefault="004D58FE" w:rsidP="0015234B"/>
    <w:sectPr w:rsidR="004D58FE" w:rsidRPr="0015234B" w:rsidSect="00FB0B6A">
      <w:pgSz w:w="11907" w:h="16839" w:code="9"/>
      <w:pgMar w:top="1417" w:right="1417" w:bottom="1417" w:left="1417"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5E84E" w14:textId="77777777" w:rsidR="000C5965" w:rsidRPr="00B60BA3" w:rsidRDefault="000C5965" w:rsidP="00FB0B6A">
      <w:r>
        <w:separator/>
      </w:r>
    </w:p>
  </w:endnote>
  <w:endnote w:type="continuationSeparator" w:id="0">
    <w:p w14:paraId="0236D1B1" w14:textId="77777777" w:rsidR="000C5965" w:rsidRPr="00B60BA3" w:rsidRDefault="000C5965" w:rsidP="00FB0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uidePedagogique">
    <w:altName w:val="Times New Roman"/>
    <w:panose1 w:val="00000000000000000000"/>
    <w:charset w:val="00"/>
    <w:family w:val="roman"/>
    <w:notTrueType/>
    <w:pitch w:val="default"/>
  </w:font>
  <w:font w:name="GuidePedagoNCond">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charset w:val="00"/>
    <w:family w:val="auto"/>
    <w:pitch w:val="default"/>
  </w:font>
  <w:font w:name="GuidePedagoArial">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0F04C" w14:textId="77777777" w:rsidR="00CF4947" w:rsidRPr="004016EA" w:rsidRDefault="00E11B8A"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noProof/>
      </w:rPr>
      <w:t>6</w:t>
    </w:r>
    <w:r>
      <w:rPr>
        <w:rStyle w:val="Folio"/>
        <w:b/>
        <w:bCs/>
      </w:rPr>
      <w:fldChar w:fldCharType="end"/>
    </w:r>
    <w:r>
      <w:rPr>
        <w:rStyle w:val="Folio"/>
      </w:rPr>
      <w:t xml:space="preserve"> </w:t>
    </w:r>
    <w:r>
      <w:rPr>
        <w:w w:val="100"/>
      </w:rPr>
      <w:tab/>
      <w:t>Situation professionnelle – Notra-K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0577298"/>
      <w:docPartObj>
        <w:docPartGallery w:val="Page Numbers (Bottom of Page)"/>
        <w:docPartUnique/>
      </w:docPartObj>
    </w:sdtPr>
    <w:sdtEndPr/>
    <w:sdtContent>
      <w:p w14:paraId="495D187B" w14:textId="626B4337" w:rsidR="00CF4947" w:rsidRPr="00FB0B6A" w:rsidRDefault="00844E5F" w:rsidP="00FB0B6A">
        <w:pPr>
          <w:pStyle w:val="Pieddepage"/>
        </w:pPr>
        <w:r>
          <w:rPr>
            <w:noProof/>
          </w:rPr>
          <w:drawing>
            <wp:anchor distT="0" distB="0" distL="114300" distR="114300" simplePos="0" relativeHeight="251661312" behindDoc="1" locked="0" layoutInCell="1" allowOverlap="1" wp14:anchorId="0C7D9E39" wp14:editId="4A2B96C5">
              <wp:simplePos x="0" y="0"/>
              <wp:positionH relativeFrom="column">
                <wp:posOffset>1991995</wp:posOffset>
              </wp:positionH>
              <wp:positionV relativeFrom="paragraph">
                <wp:posOffset>-346710</wp:posOffset>
              </wp:positionV>
              <wp:extent cx="1263650" cy="361315"/>
              <wp:effectExtent l="19050" t="0" r="0" b="0"/>
              <wp:wrapTight wrapText="bothSides">
                <wp:wrapPolygon edited="0">
                  <wp:start x="-326" y="0"/>
                  <wp:lineTo x="-326" y="20499"/>
                  <wp:lineTo x="21491" y="20499"/>
                  <wp:lineTo x="21491" y="0"/>
                  <wp:lineTo x="-326" y="0"/>
                </wp:wrapPolygon>
              </wp:wrapTight>
              <wp:docPr id="4" name="Image 4" descr="D:\travail\livre-foucher-BTS-MCO\Chapitre 9\logo-king jou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travail\livre-foucher-BTS-MCO\Chapitre 9\logo-king jouet.png"/>
                      <pic:cNvPicPr>
                        <a:picLocks noChangeAspect="1" noChangeArrowheads="1"/>
                      </pic:cNvPicPr>
                    </pic:nvPicPr>
                    <pic:blipFill>
                      <a:blip r:embed="rId1"/>
                      <a:srcRect t="29412" b="27451"/>
                      <a:stretch>
                        <a:fillRect/>
                      </a:stretch>
                    </pic:blipFill>
                    <pic:spPr bwMode="auto">
                      <a:xfrm>
                        <a:off x="0" y="0"/>
                        <a:ext cx="1263650" cy="361315"/>
                      </a:xfrm>
                      <a:prstGeom prst="rect">
                        <a:avLst/>
                      </a:prstGeom>
                      <a:noFill/>
                      <a:ln w="9525">
                        <a:noFill/>
                        <a:miter lim="800000"/>
                        <a:headEnd/>
                        <a:tailEnd/>
                      </a:ln>
                    </pic:spPr>
                  </pic:pic>
                </a:graphicData>
              </a:graphic>
            </wp:anchor>
          </w:drawing>
        </w:r>
        <w:r w:rsidR="00F17037">
          <w:rPr>
            <w:noProof/>
            <w:lang w:eastAsia="zh-TW"/>
          </w:rPr>
          <mc:AlternateContent>
            <mc:Choice Requires="wps">
              <w:drawing>
                <wp:anchor distT="0" distB="0" distL="114300" distR="114300" simplePos="0" relativeHeight="251660288" behindDoc="0" locked="0" layoutInCell="0" allowOverlap="1" wp14:anchorId="0543E7E6" wp14:editId="1AE1C5BA">
                  <wp:simplePos x="0" y="0"/>
                  <wp:positionH relativeFrom="rightMargin">
                    <wp:align>left</wp:align>
                  </wp:positionH>
                  <mc:AlternateContent>
                    <mc:Choice Requires="wp14">
                      <wp:positionV relativeFrom="bottomMargin">
                        <wp14:pctPosVOffset>7000</wp14:pctPosVOffset>
                      </wp:positionV>
                    </mc:Choice>
                    <mc:Fallback>
                      <wp:positionV relativeFrom="page">
                        <wp:posOffset>9855835</wp:posOffset>
                      </wp:positionV>
                    </mc:Fallback>
                  </mc:AlternateContent>
                  <wp:extent cx="368300" cy="274320"/>
                  <wp:effectExtent l="9525" t="9525" r="12700" b="1143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chemeClr val="tx1">
                                <a:lumMod val="50000"/>
                                <a:lumOff val="50000"/>
                              </a:schemeClr>
                            </a:solidFill>
                            <a:round/>
                            <a:headEnd/>
                            <a:tailEnd/>
                          </a:ln>
                        </wps:spPr>
                        <wps:txbx>
                          <w:txbxContent>
                            <w:p w14:paraId="19241E5A" w14:textId="77777777" w:rsidR="00844E5F" w:rsidRDefault="001F3977">
                              <w:pPr>
                                <w:jc w:val="center"/>
                              </w:pPr>
                              <w:r>
                                <w:fldChar w:fldCharType="begin"/>
                              </w:r>
                              <w:r>
                                <w:instrText xml:space="preserve"> PAGE    \* MERGEFORMAT </w:instrText>
                              </w:r>
                              <w:r>
                                <w:fldChar w:fldCharType="separate"/>
                              </w:r>
                              <w:r w:rsidRPr="001F3977">
                                <w:rPr>
                                  <w:noProof/>
                                  <w:sz w:val="16"/>
                                  <w:szCs w:val="16"/>
                                </w:rPr>
                                <w:t>4</w:t>
                              </w:r>
                              <w:r>
                                <w:rPr>
                                  <w:noProof/>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43E7E6"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 o:spid="_x0000_s1026" type="#_x0000_t65" style="position:absolute;margin-left:0;margin-top:0;width:29pt;height:21.6pt;z-index:251660288;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" o:allowincell="f" adj="14135" strokecolor="gray [1629]" strokeweight=".25pt">
                  <v:textbox>
                    <w:txbxContent>
                      <w:p w14:paraId="19241E5A" w14:textId="77777777" w:rsidR="00844E5F" w:rsidRDefault="001F3977">
                        <w:pPr>
                          <w:jc w:val="center"/>
                        </w:pPr>
                        <w:r>
                          <w:fldChar w:fldCharType="begin"/>
                        </w:r>
                        <w:r>
                          <w:instrText xml:space="preserve"> PAGE    \* MERGEFORMAT </w:instrText>
                        </w:r>
                        <w:r>
                          <w:fldChar w:fldCharType="separate"/>
                        </w:r>
                        <w:r w:rsidRPr="001F3977">
                          <w:rPr>
                            <w:noProof/>
                            <w:sz w:val="16"/>
                            <w:szCs w:val="16"/>
                          </w:rPr>
                          <w:t>4</w:t>
                        </w:r>
                        <w:r>
                          <w:rPr>
                            <w:noProof/>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A74FC" w14:textId="77777777" w:rsidR="000C5965" w:rsidRPr="00B60BA3" w:rsidRDefault="000C5965" w:rsidP="00FB0B6A">
      <w:r>
        <w:separator/>
      </w:r>
    </w:p>
  </w:footnote>
  <w:footnote w:type="continuationSeparator" w:id="0">
    <w:p w14:paraId="1FC62610" w14:textId="77777777" w:rsidR="000C5965" w:rsidRPr="00B60BA3" w:rsidRDefault="000C5965" w:rsidP="00FB0B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97D7B"/>
    <w:multiLevelType w:val="hybridMultilevel"/>
    <w:tmpl w:val="64BE3362"/>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BAC68E1"/>
    <w:multiLevelType w:val="hybridMultilevel"/>
    <w:tmpl w:val="7B1A376A"/>
    <w:lvl w:ilvl="0" w:tplc="1BBE988E">
      <w:start w:val="1"/>
      <w:numFmt w:val="bullet"/>
      <w:lvlText w:val="-"/>
      <w:lvlJc w:val="left"/>
      <w:pPr>
        <w:ind w:left="720" w:hanging="360"/>
      </w:pPr>
      <w:rPr>
        <w:rFonts w:ascii="Times New Roman" w:eastAsiaTheme="minorHAnsi" w:hAnsi="Times New Roman" w:cs="Times New Roman" w:hint="default"/>
      </w:rPr>
    </w:lvl>
    <w:lvl w:ilvl="1" w:tplc="4FCE15BA">
      <w:numFmt w:val="bullet"/>
      <w:lvlText w:val=""/>
      <w:lvlJc w:val="left"/>
      <w:pPr>
        <w:ind w:left="1440" w:hanging="360"/>
      </w:pPr>
      <w:rPr>
        <w:rFonts w:ascii="Symbol" w:eastAsiaTheme="minorEastAsia" w:hAnsi="Symbol" w:cstheme="minorBidi"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0EA637CC"/>
    <w:multiLevelType w:val="hybridMultilevel"/>
    <w:tmpl w:val="8992237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ED94BBA"/>
    <w:multiLevelType w:val="hybridMultilevel"/>
    <w:tmpl w:val="A54E44B8"/>
    <w:lvl w:ilvl="0" w:tplc="56043722">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0EFE65CF"/>
    <w:multiLevelType w:val="hybridMultilevel"/>
    <w:tmpl w:val="076035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A3103D"/>
    <w:multiLevelType w:val="hybridMultilevel"/>
    <w:tmpl w:val="ED52F11C"/>
    <w:lvl w:ilvl="0" w:tplc="8D6E5CD6">
      <w:numFmt w:val="bullet"/>
      <w:lvlText w:val="-"/>
      <w:lvlJc w:val="left"/>
      <w:pPr>
        <w:ind w:left="1065" w:hanging="360"/>
      </w:pPr>
      <w:rPr>
        <w:rFonts w:ascii="Times New Roman" w:eastAsia="Times New Roman" w:hAnsi="Times New Roman" w:cs="Times New Roman"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6" w15:restartNumberingAfterBreak="0">
    <w:nsid w:val="10177AFC"/>
    <w:multiLevelType w:val="hybridMultilevel"/>
    <w:tmpl w:val="64BE3362"/>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115D5031"/>
    <w:multiLevelType w:val="hybridMultilevel"/>
    <w:tmpl w:val="5596AF84"/>
    <w:lvl w:ilvl="0" w:tplc="CC5C8C08">
      <w:start w:val="1"/>
      <w:numFmt w:val="upperRoman"/>
      <w:pStyle w:val="Titre1"/>
      <w:lvlText w:val="%1."/>
      <w:lvlJc w:val="right"/>
      <w:pPr>
        <w:ind w:left="720" w:hanging="360"/>
      </w:pPr>
    </w:lvl>
    <w:lvl w:ilvl="1" w:tplc="040C0015">
      <w:start w:val="1"/>
      <w:numFmt w:val="upp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3763CF2"/>
    <w:multiLevelType w:val="hybridMultilevel"/>
    <w:tmpl w:val="B1D244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6D64CE6"/>
    <w:multiLevelType w:val="hybridMultilevel"/>
    <w:tmpl w:val="7ED8AD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B915C5"/>
    <w:multiLevelType w:val="hybridMultilevel"/>
    <w:tmpl w:val="DAFC75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B1067A9"/>
    <w:multiLevelType w:val="hybridMultilevel"/>
    <w:tmpl w:val="DB74A8D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BC9249B"/>
    <w:multiLevelType w:val="hybridMultilevel"/>
    <w:tmpl w:val="002AA1EC"/>
    <w:lvl w:ilvl="0" w:tplc="A8EE1CCC">
      <w:start w:val="2"/>
      <w:numFmt w:val="upperLetter"/>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C192527"/>
    <w:multiLevelType w:val="hybridMultilevel"/>
    <w:tmpl w:val="0284CF42"/>
    <w:lvl w:ilvl="0" w:tplc="1BBE988E">
      <w:start w:val="1"/>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1FC57B69"/>
    <w:multiLevelType w:val="hybridMultilevel"/>
    <w:tmpl w:val="86A02B84"/>
    <w:lvl w:ilvl="0" w:tplc="040C000F">
      <w:start w:val="1"/>
      <w:numFmt w:val="decimal"/>
      <w:lvlText w:val="%1."/>
      <w:lvlJc w:val="left"/>
      <w:pPr>
        <w:ind w:left="360" w:hanging="360"/>
      </w:pPr>
    </w:lvl>
    <w:lvl w:ilvl="1" w:tplc="040C000F">
      <w:start w:val="1"/>
      <w:numFmt w:val="decimal"/>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228156DF"/>
    <w:multiLevelType w:val="hybridMultilevel"/>
    <w:tmpl w:val="655611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63204A2"/>
    <w:multiLevelType w:val="hybridMultilevel"/>
    <w:tmpl w:val="789692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63E5637"/>
    <w:multiLevelType w:val="hybridMultilevel"/>
    <w:tmpl w:val="8558DF2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8" w15:restartNumberingAfterBreak="0">
    <w:nsid w:val="28015CA9"/>
    <w:multiLevelType w:val="hybridMultilevel"/>
    <w:tmpl w:val="E93AFDE4"/>
    <w:lvl w:ilvl="0" w:tplc="ACB2BF0C">
      <w:start w:val="1"/>
      <w:numFmt w:val="bullet"/>
      <w:lvlText w:val="-"/>
      <w:lvlJc w:val="left"/>
      <w:pPr>
        <w:ind w:left="340" w:hanging="227"/>
      </w:pPr>
      <w:rPr>
        <w:rFonts w:ascii="Times New Roman" w:eastAsiaTheme="minorHAnsi" w:hAnsi="Times New Roman" w:cs="Times New Roman" w:hint="default"/>
      </w:rPr>
    </w:lvl>
    <w:lvl w:ilvl="1" w:tplc="D3CCF5C0">
      <w:numFmt w:val="bullet"/>
      <w:lvlText w:val=""/>
      <w:lvlJc w:val="left"/>
      <w:pPr>
        <w:ind w:left="851" w:hanging="284"/>
      </w:pPr>
      <w:rPr>
        <w:rFonts w:ascii="Symbol" w:eastAsiaTheme="minorHAnsi"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EB926C9"/>
    <w:multiLevelType w:val="hybridMultilevel"/>
    <w:tmpl w:val="39887B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2ED6A6E"/>
    <w:multiLevelType w:val="hybridMultilevel"/>
    <w:tmpl w:val="26E0BD40"/>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21" w15:restartNumberingAfterBreak="0">
    <w:nsid w:val="33F27C8F"/>
    <w:multiLevelType w:val="hybridMultilevel"/>
    <w:tmpl w:val="535C8484"/>
    <w:lvl w:ilvl="0" w:tplc="040C0015">
      <w:start w:val="1"/>
      <w:numFmt w:val="upp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4CC3B3C"/>
    <w:multiLevelType w:val="hybridMultilevel"/>
    <w:tmpl w:val="64BE3362"/>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3" w15:restartNumberingAfterBreak="0">
    <w:nsid w:val="3EA74553"/>
    <w:multiLevelType w:val="hybridMultilevel"/>
    <w:tmpl w:val="0EF06742"/>
    <w:lvl w:ilvl="0" w:tplc="040C0015">
      <w:start w:val="1"/>
      <w:numFmt w:val="upperLetter"/>
      <w:lvlText w:val="%1."/>
      <w:lvlJc w:val="left"/>
      <w:pPr>
        <w:ind w:left="720" w:hanging="360"/>
      </w:pPr>
      <w:rPr>
        <w:rFonts w:hint="default"/>
      </w:rPr>
    </w:lvl>
    <w:lvl w:ilvl="1" w:tplc="F4E0FCB4">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19A6968"/>
    <w:multiLevelType w:val="hybridMultilevel"/>
    <w:tmpl w:val="5AB662A6"/>
    <w:lvl w:ilvl="0" w:tplc="ACB2BF0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52B46ED"/>
    <w:multiLevelType w:val="hybridMultilevel"/>
    <w:tmpl w:val="71729686"/>
    <w:lvl w:ilvl="0" w:tplc="ACB2BF0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90C2573"/>
    <w:multiLevelType w:val="hybridMultilevel"/>
    <w:tmpl w:val="8558DF2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7" w15:restartNumberingAfterBreak="0">
    <w:nsid w:val="4B9C66BD"/>
    <w:multiLevelType w:val="hybridMultilevel"/>
    <w:tmpl w:val="5EB482B2"/>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DAF01D0"/>
    <w:multiLevelType w:val="hybridMultilevel"/>
    <w:tmpl w:val="CA20D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F6C2F05"/>
    <w:multiLevelType w:val="hybridMultilevel"/>
    <w:tmpl w:val="224C135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FEB2AC9"/>
    <w:multiLevelType w:val="hybridMultilevel"/>
    <w:tmpl w:val="EC1ED26E"/>
    <w:lvl w:ilvl="0" w:tplc="E4C29C0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05355E5"/>
    <w:multiLevelType w:val="hybridMultilevel"/>
    <w:tmpl w:val="E3E0955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15:restartNumberingAfterBreak="0">
    <w:nsid w:val="513F22DE"/>
    <w:multiLevelType w:val="hybridMultilevel"/>
    <w:tmpl w:val="A9DCED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1A4434D"/>
    <w:multiLevelType w:val="hybridMultilevel"/>
    <w:tmpl w:val="FF8E98EC"/>
    <w:lvl w:ilvl="0" w:tplc="040C0015">
      <w:start w:val="1"/>
      <w:numFmt w:val="upperLetter"/>
      <w:pStyle w:val="Titre2"/>
      <w:lvlText w:val="%1."/>
      <w:lvlJc w:val="left"/>
      <w:pPr>
        <w:ind w:left="720" w:hanging="360"/>
      </w:pPr>
      <w:rPr>
        <w:rFonts w:hint="default"/>
      </w:rPr>
    </w:lvl>
    <w:lvl w:ilvl="1" w:tplc="040C0015">
      <w:start w:val="1"/>
      <w:numFmt w:val="upperLetter"/>
      <w:pStyle w:val="Titre3"/>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23338A9"/>
    <w:multiLevelType w:val="hybridMultilevel"/>
    <w:tmpl w:val="13643D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3791FD7"/>
    <w:multiLevelType w:val="hybridMultilevel"/>
    <w:tmpl w:val="FBD4C0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63A4558"/>
    <w:multiLevelType w:val="hybridMultilevel"/>
    <w:tmpl w:val="16EE2E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6D85F03"/>
    <w:multiLevelType w:val="hybridMultilevel"/>
    <w:tmpl w:val="1C4600B2"/>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8" w15:restartNumberingAfterBreak="0">
    <w:nsid w:val="573C658A"/>
    <w:multiLevelType w:val="hybridMultilevel"/>
    <w:tmpl w:val="7D34C212"/>
    <w:lvl w:ilvl="0" w:tplc="198A0E7A">
      <w:start w:val="2"/>
      <w:numFmt w:val="upperLetter"/>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5BE35CAB"/>
    <w:multiLevelType w:val="hybridMultilevel"/>
    <w:tmpl w:val="5AA29586"/>
    <w:lvl w:ilvl="0" w:tplc="ACB2BF0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2F50EE9"/>
    <w:multiLevelType w:val="hybridMultilevel"/>
    <w:tmpl w:val="8558DF2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1" w15:restartNumberingAfterBreak="0">
    <w:nsid w:val="64443E48"/>
    <w:multiLevelType w:val="hybridMultilevel"/>
    <w:tmpl w:val="E592968A"/>
    <w:lvl w:ilvl="0" w:tplc="9DA0A602">
      <w:start w:val="1"/>
      <w:numFmt w:val="upperLetter"/>
      <w:lvlText w:val="%1."/>
      <w:lvlJc w:val="left"/>
      <w:pPr>
        <w:ind w:left="720" w:hanging="360"/>
      </w:pPr>
      <w:rPr>
        <w:rFonts w:hint="default"/>
      </w:rPr>
    </w:lvl>
    <w:lvl w:ilvl="1" w:tplc="F4E0FCB4">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4FA0B91"/>
    <w:multiLevelType w:val="hybridMultilevel"/>
    <w:tmpl w:val="CC92AD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62849AD"/>
    <w:multiLevelType w:val="hybridMultilevel"/>
    <w:tmpl w:val="8AA2DF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6A04653"/>
    <w:multiLevelType w:val="hybridMultilevel"/>
    <w:tmpl w:val="535C8484"/>
    <w:lvl w:ilvl="0" w:tplc="040C0015">
      <w:start w:val="1"/>
      <w:numFmt w:val="upp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6B321DDF"/>
    <w:multiLevelType w:val="hybridMultilevel"/>
    <w:tmpl w:val="41CA45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3DB6DFE"/>
    <w:multiLevelType w:val="hybridMultilevel"/>
    <w:tmpl w:val="535C8484"/>
    <w:lvl w:ilvl="0" w:tplc="040C0015">
      <w:start w:val="1"/>
      <w:numFmt w:val="upp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7560338A"/>
    <w:multiLevelType w:val="hybridMultilevel"/>
    <w:tmpl w:val="A8EAAB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65B6344"/>
    <w:multiLevelType w:val="hybridMultilevel"/>
    <w:tmpl w:val="851E63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7FF56C3"/>
    <w:multiLevelType w:val="hybridMultilevel"/>
    <w:tmpl w:val="425043E6"/>
    <w:lvl w:ilvl="0" w:tplc="040C0015">
      <w:start w:val="1"/>
      <w:numFmt w:val="upperLetter"/>
      <w:lvlText w:val="%1."/>
      <w:lvlJc w:val="left"/>
      <w:pPr>
        <w:ind w:left="720" w:hanging="360"/>
      </w:pPr>
      <w:rPr>
        <w:rFonts w:hint="default"/>
      </w:rPr>
    </w:lvl>
    <w:lvl w:ilvl="1" w:tplc="F4E0FCB4">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7E666B03"/>
    <w:multiLevelType w:val="hybridMultilevel"/>
    <w:tmpl w:val="61DA78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FA530B8"/>
    <w:multiLevelType w:val="hybridMultilevel"/>
    <w:tmpl w:val="7CF084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4"/>
  </w:num>
  <w:num w:numId="2">
    <w:abstractNumId w:val="10"/>
  </w:num>
  <w:num w:numId="3">
    <w:abstractNumId w:val="32"/>
  </w:num>
  <w:num w:numId="4">
    <w:abstractNumId w:val="34"/>
  </w:num>
  <w:num w:numId="5">
    <w:abstractNumId w:val="31"/>
  </w:num>
  <w:num w:numId="6">
    <w:abstractNumId w:val="45"/>
  </w:num>
  <w:num w:numId="7">
    <w:abstractNumId w:val="7"/>
  </w:num>
  <w:num w:numId="8">
    <w:abstractNumId w:val="33"/>
  </w:num>
  <w:num w:numId="9">
    <w:abstractNumId w:val="46"/>
  </w:num>
  <w:num w:numId="10">
    <w:abstractNumId w:val="22"/>
  </w:num>
  <w:num w:numId="11">
    <w:abstractNumId w:val="0"/>
  </w:num>
  <w:num w:numId="12">
    <w:abstractNumId w:val="6"/>
  </w:num>
  <w:num w:numId="13">
    <w:abstractNumId w:val="44"/>
  </w:num>
  <w:num w:numId="14">
    <w:abstractNumId w:val="21"/>
  </w:num>
  <w:num w:numId="15">
    <w:abstractNumId w:val="17"/>
  </w:num>
  <w:num w:numId="16">
    <w:abstractNumId w:val="26"/>
  </w:num>
  <w:num w:numId="17">
    <w:abstractNumId w:val="40"/>
  </w:num>
  <w:num w:numId="18">
    <w:abstractNumId w:val="33"/>
    <w:lvlOverride w:ilvl="0">
      <w:startOverride w:val="1"/>
    </w:lvlOverride>
  </w:num>
  <w:num w:numId="19">
    <w:abstractNumId w:val="29"/>
  </w:num>
  <w:num w:numId="20">
    <w:abstractNumId w:val="38"/>
  </w:num>
  <w:num w:numId="21">
    <w:abstractNumId w:val="12"/>
  </w:num>
  <w:num w:numId="22">
    <w:abstractNumId w:val="11"/>
  </w:num>
  <w:num w:numId="23">
    <w:abstractNumId w:val="2"/>
  </w:num>
  <w:num w:numId="24">
    <w:abstractNumId w:val="41"/>
  </w:num>
  <w:num w:numId="25">
    <w:abstractNumId w:val="49"/>
  </w:num>
  <w:num w:numId="26">
    <w:abstractNumId w:val="23"/>
  </w:num>
  <w:num w:numId="27">
    <w:abstractNumId w:val="19"/>
  </w:num>
  <w:num w:numId="28">
    <w:abstractNumId w:val="27"/>
  </w:num>
  <w:num w:numId="29">
    <w:abstractNumId w:val="36"/>
  </w:num>
  <w:num w:numId="30">
    <w:abstractNumId w:val="50"/>
  </w:num>
  <w:num w:numId="31">
    <w:abstractNumId w:val="30"/>
  </w:num>
  <w:num w:numId="32">
    <w:abstractNumId w:val="43"/>
  </w:num>
  <w:num w:numId="33">
    <w:abstractNumId w:val="8"/>
  </w:num>
  <w:num w:numId="34">
    <w:abstractNumId w:val="5"/>
  </w:num>
  <w:num w:numId="35">
    <w:abstractNumId w:val="20"/>
  </w:num>
  <w:num w:numId="36">
    <w:abstractNumId w:val="42"/>
  </w:num>
  <w:num w:numId="37">
    <w:abstractNumId w:val="18"/>
  </w:num>
  <w:num w:numId="38">
    <w:abstractNumId w:val="37"/>
  </w:num>
  <w:num w:numId="39">
    <w:abstractNumId w:val="1"/>
  </w:num>
  <w:num w:numId="40">
    <w:abstractNumId w:val="13"/>
  </w:num>
  <w:num w:numId="41">
    <w:abstractNumId w:val="1"/>
  </w:num>
  <w:num w:numId="42">
    <w:abstractNumId w:val="3"/>
  </w:num>
  <w:num w:numId="43">
    <w:abstractNumId w:val="39"/>
  </w:num>
  <w:num w:numId="44">
    <w:abstractNumId w:val="35"/>
  </w:num>
  <w:num w:numId="45">
    <w:abstractNumId w:val="25"/>
  </w:num>
  <w:num w:numId="46">
    <w:abstractNumId w:val="24"/>
  </w:num>
  <w:num w:numId="47">
    <w:abstractNumId w:val="9"/>
  </w:num>
  <w:num w:numId="48">
    <w:abstractNumId w:val="48"/>
  </w:num>
  <w:num w:numId="49">
    <w:abstractNumId w:val="28"/>
  </w:num>
  <w:num w:numId="50">
    <w:abstractNumId w:val="51"/>
  </w:num>
  <w:num w:numId="51">
    <w:abstractNumId w:val="16"/>
  </w:num>
  <w:num w:numId="52">
    <w:abstractNumId w:val="47"/>
  </w:num>
  <w:num w:numId="53">
    <w:abstractNumId w:val="4"/>
  </w:num>
  <w:num w:numId="54">
    <w:abstractNumId w:val="15"/>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TALLAN CHLOE">
    <w15:presenceInfo w15:providerId="AD" w15:userId="S::CBATALLAN@editions-foucher.fr::144d9023-319f-490e-a914-2280469a94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760"/>
    <w:rsid w:val="00076096"/>
    <w:rsid w:val="000807A8"/>
    <w:rsid w:val="000C5965"/>
    <w:rsid w:val="000E1BD9"/>
    <w:rsid w:val="000F747F"/>
    <w:rsid w:val="00101B9A"/>
    <w:rsid w:val="0015234B"/>
    <w:rsid w:val="001F221C"/>
    <w:rsid w:val="001F3977"/>
    <w:rsid w:val="00264C63"/>
    <w:rsid w:val="00285FAA"/>
    <w:rsid w:val="0032176B"/>
    <w:rsid w:val="00371020"/>
    <w:rsid w:val="003E0419"/>
    <w:rsid w:val="003F65CD"/>
    <w:rsid w:val="00472151"/>
    <w:rsid w:val="004731F8"/>
    <w:rsid w:val="004B71C9"/>
    <w:rsid w:val="004D58FE"/>
    <w:rsid w:val="004E5FFA"/>
    <w:rsid w:val="00592187"/>
    <w:rsid w:val="0059763E"/>
    <w:rsid w:val="005B5B9E"/>
    <w:rsid w:val="00633B5D"/>
    <w:rsid w:val="00640051"/>
    <w:rsid w:val="00681634"/>
    <w:rsid w:val="0073334F"/>
    <w:rsid w:val="00796DED"/>
    <w:rsid w:val="007E1DF2"/>
    <w:rsid w:val="00844E5F"/>
    <w:rsid w:val="00872CDE"/>
    <w:rsid w:val="008B1FDB"/>
    <w:rsid w:val="008F4351"/>
    <w:rsid w:val="009A49B5"/>
    <w:rsid w:val="00A1239A"/>
    <w:rsid w:val="00A43411"/>
    <w:rsid w:val="00A50CEF"/>
    <w:rsid w:val="00A66C85"/>
    <w:rsid w:val="00AA2439"/>
    <w:rsid w:val="00B57BAB"/>
    <w:rsid w:val="00BA7E46"/>
    <w:rsid w:val="00BE72A8"/>
    <w:rsid w:val="00C0142B"/>
    <w:rsid w:val="00CA2C51"/>
    <w:rsid w:val="00D17936"/>
    <w:rsid w:val="00D30441"/>
    <w:rsid w:val="00D649F2"/>
    <w:rsid w:val="00D64CD1"/>
    <w:rsid w:val="00DB39F2"/>
    <w:rsid w:val="00E04D70"/>
    <w:rsid w:val="00E11B8A"/>
    <w:rsid w:val="00E21A98"/>
    <w:rsid w:val="00EA23F4"/>
    <w:rsid w:val="00F16760"/>
    <w:rsid w:val="00F17037"/>
    <w:rsid w:val="00FB0B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64E531"/>
  <w15:docId w15:val="{DD0EC57A-3857-4DF0-BBE6-B79745CEE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634"/>
    <w:rPr>
      <w:sz w:val="24"/>
      <w:szCs w:val="24"/>
    </w:rPr>
  </w:style>
  <w:style w:type="paragraph" w:styleId="Titre1">
    <w:name w:val="heading 1"/>
    <w:aliases w:val="Titre 1modif"/>
    <w:basedOn w:val="GuidePedagogiqueTitre5Missionsnumros"/>
    <w:next w:val="Normal"/>
    <w:link w:val="Titre1Car"/>
    <w:uiPriority w:val="99"/>
    <w:qFormat/>
    <w:rsid w:val="0059763E"/>
    <w:pPr>
      <w:numPr>
        <w:numId w:val="7"/>
      </w:numPr>
      <w:jc w:val="both"/>
      <w:outlineLvl w:val="0"/>
    </w:pPr>
    <w:rPr>
      <w:b/>
      <w:color w:val="C00000"/>
      <w:sz w:val="29"/>
    </w:rPr>
  </w:style>
  <w:style w:type="paragraph" w:styleId="Titre2">
    <w:name w:val="heading 2"/>
    <w:basedOn w:val="GuidePedagogiqueTitre7Rponses"/>
    <w:next w:val="Normal"/>
    <w:link w:val="Titre2Car"/>
    <w:uiPriority w:val="99"/>
    <w:qFormat/>
    <w:rsid w:val="0059763E"/>
    <w:pPr>
      <w:numPr>
        <w:numId w:val="8"/>
      </w:numPr>
      <w:jc w:val="both"/>
      <w:outlineLvl w:val="1"/>
    </w:pPr>
    <w:rPr>
      <w:b/>
      <w:sz w:val="26"/>
    </w:rPr>
  </w:style>
  <w:style w:type="paragraph" w:styleId="Titre3">
    <w:name w:val="heading 3"/>
    <w:basedOn w:val="GuidePedagogiqueTitre7Rponses"/>
    <w:next w:val="Normal"/>
    <w:link w:val="Titre3Car"/>
    <w:uiPriority w:val="99"/>
    <w:qFormat/>
    <w:rsid w:val="0059763E"/>
    <w:pPr>
      <w:numPr>
        <w:ilvl w:val="1"/>
        <w:numId w:val="8"/>
      </w:numPr>
      <w:jc w:val="both"/>
      <w:outlineLvl w:val="2"/>
    </w:pPr>
    <w:rPr>
      <w:b/>
    </w:rPr>
  </w:style>
  <w:style w:type="paragraph" w:styleId="Titre4">
    <w:name w:val="heading 4"/>
    <w:basedOn w:val="Normal"/>
    <w:next w:val="Normal"/>
    <w:link w:val="Titre4Car"/>
    <w:uiPriority w:val="99"/>
    <w:qFormat/>
    <w:rsid w:val="00681634"/>
    <w:pPr>
      <w:keepNext/>
      <w:shd w:val="clear" w:color="auto" w:fill="F3F3F3"/>
      <w:jc w:val="center"/>
      <w:outlineLvl w:val="3"/>
    </w:pPr>
    <w:rPr>
      <w:rFonts w:ascii="Calibri" w:hAnsi="Calibri"/>
      <w:b/>
      <w:sz w:val="28"/>
      <w:szCs w:val="20"/>
    </w:rPr>
  </w:style>
  <w:style w:type="paragraph" w:styleId="Titre5">
    <w:name w:val="heading 5"/>
    <w:basedOn w:val="Normal"/>
    <w:next w:val="Normal"/>
    <w:link w:val="Titre5Car"/>
    <w:uiPriority w:val="99"/>
    <w:qFormat/>
    <w:rsid w:val="00681634"/>
    <w:pPr>
      <w:keepNext/>
      <w:outlineLvl w:val="4"/>
    </w:pPr>
    <w:rPr>
      <w:rFonts w:ascii="Calibri" w:hAnsi="Calibri"/>
      <w:b/>
      <w:i/>
      <w:sz w:val="26"/>
      <w:szCs w:val="20"/>
    </w:rPr>
  </w:style>
  <w:style w:type="paragraph" w:styleId="Titre6">
    <w:name w:val="heading 6"/>
    <w:basedOn w:val="Normal"/>
    <w:next w:val="Normal"/>
    <w:link w:val="Titre6Car"/>
    <w:uiPriority w:val="99"/>
    <w:qFormat/>
    <w:rsid w:val="00681634"/>
    <w:pPr>
      <w:keepNext/>
      <w:jc w:val="center"/>
      <w:outlineLvl w:val="5"/>
    </w:pPr>
    <w:rPr>
      <w:rFonts w:ascii="Calibri" w:hAnsi="Calibri"/>
      <w:b/>
      <w:sz w:val="22"/>
      <w:szCs w:val="20"/>
    </w:rPr>
  </w:style>
  <w:style w:type="paragraph" w:styleId="Titre7">
    <w:name w:val="heading 7"/>
    <w:basedOn w:val="Normal"/>
    <w:next w:val="Normal"/>
    <w:link w:val="Titre7Car"/>
    <w:uiPriority w:val="99"/>
    <w:qFormat/>
    <w:rsid w:val="00681634"/>
    <w:pPr>
      <w:keepNext/>
      <w:outlineLvl w:val="6"/>
    </w:pPr>
    <w:rPr>
      <w:rFonts w:ascii="Calibri" w:hAnsi="Calibri"/>
      <w:szCs w:val="20"/>
    </w:rPr>
  </w:style>
  <w:style w:type="paragraph" w:styleId="Titre8">
    <w:name w:val="heading 8"/>
    <w:basedOn w:val="Normal"/>
    <w:next w:val="Normal"/>
    <w:link w:val="Titre8Car"/>
    <w:uiPriority w:val="99"/>
    <w:qFormat/>
    <w:rsid w:val="00681634"/>
    <w:pPr>
      <w:keepNext/>
      <w:jc w:val="center"/>
      <w:outlineLvl w:val="7"/>
    </w:pPr>
    <w:rPr>
      <w:rFonts w:ascii="Calibri" w:hAnsi="Calibri"/>
      <w:i/>
      <w:szCs w:val="20"/>
    </w:rPr>
  </w:style>
  <w:style w:type="paragraph" w:styleId="Titre9">
    <w:name w:val="heading 9"/>
    <w:basedOn w:val="Normal"/>
    <w:next w:val="Normal"/>
    <w:link w:val="Titre9Car"/>
    <w:uiPriority w:val="99"/>
    <w:qFormat/>
    <w:rsid w:val="00681634"/>
    <w:pPr>
      <w:keepNext/>
      <w:ind w:left="180" w:firstLine="110"/>
      <w:outlineLvl w:val="8"/>
    </w:pPr>
    <w:rPr>
      <w:rFonts w:ascii="Cambria" w:hAnsi="Cambria"/>
      <w:sz w:val="22"/>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Titre 1modif Car"/>
    <w:link w:val="Titre1"/>
    <w:uiPriority w:val="99"/>
    <w:rsid w:val="0059763E"/>
    <w:rPr>
      <w:rFonts w:ascii="GuidePedagogique" w:hAnsi="GuidePedagogique" w:cs="GuidePedagoNCond"/>
      <w:b/>
      <w:color w:val="C00000"/>
      <w:sz w:val="29"/>
      <w:szCs w:val="25"/>
    </w:rPr>
  </w:style>
  <w:style w:type="character" w:customStyle="1" w:styleId="Titre2Car">
    <w:name w:val="Titre 2 Car"/>
    <w:link w:val="Titre2"/>
    <w:uiPriority w:val="99"/>
    <w:rsid w:val="0059763E"/>
    <w:rPr>
      <w:rFonts w:ascii="GuidePedagogique" w:hAnsi="GuidePedagogique"/>
      <w:b/>
      <w:sz w:val="26"/>
      <w:szCs w:val="22"/>
    </w:rPr>
  </w:style>
  <w:style w:type="character" w:customStyle="1" w:styleId="Titre3Car">
    <w:name w:val="Titre 3 Car"/>
    <w:link w:val="Titre3"/>
    <w:uiPriority w:val="99"/>
    <w:rsid w:val="0059763E"/>
    <w:rPr>
      <w:rFonts w:ascii="GuidePedagogique" w:hAnsi="GuidePedagogique"/>
      <w:b/>
      <w:sz w:val="22"/>
      <w:szCs w:val="22"/>
    </w:rPr>
  </w:style>
  <w:style w:type="character" w:customStyle="1" w:styleId="Titre4Car">
    <w:name w:val="Titre 4 Car"/>
    <w:link w:val="Titre4"/>
    <w:uiPriority w:val="99"/>
    <w:rsid w:val="00681634"/>
    <w:rPr>
      <w:rFonts w:ascii="Calibri" w:hAnsi="Calibri" w:cs="Times New Roman"/>
      <w:b/>
      <w:sz w:val="28"/>
    </w:rPr>
  </w:style>
  <w:style w:type="character" w:customStyle="1" w:styleId="Titre5Car">
    <w:name w:val="Titre 5 Car"/>
    <w:link w:val="Titre5"/>
    <w:uiPriority w:val="99"/>
    <w:rsid w:val="00681634"/>
    <w:rPr>
      <w:rFonts w:ascii="Calibri" w:hAnsi="Calibri" w:cs="Times New Roman"/>
      <w:b/>
      <w:i/>
      <w:sz w:val="26"/>
    </w:rPr>
  </w:style>
  <w:style w:type="character" w:customStyle="1" w:styleId="Titre6Car">
    <w:name w:val="Titre 6 Car"/>
    <w:link w:val="Titre6"/>
    <w:uiPriority w:val="99"/>
    <w:rsid w:val="00681634"/>
    <w:rPr>
      <w:rFonts w:ascii="Calibri" w:hAnsi="Calibri" w:cs="Times New Roman"/>
      <w:b/>
      <w:sz w:val="22"/>
    </w:rPr>
  </w:style>
  <w:style w:type="character" w:customStyle="1" w:styleId="Titre7Car">
    <w:name w:val="Titre 7 Car"/>
    <w:link w:val="Titre7"/>
    <w:uiPriority w:val="99"/>
    <w:rsid w:val="00681634"/>
    <w:rPr>
      <w:rFonts w:ascii="Calibri" w:hAnsi="Calibri" w:cs="Times New Roman"/>
      <w:sz w:val="24"/>
    </w:rPr>
  </w:style>
  <w:style w:type="character" w:customStyle="1" w:styleId="Titre8Car">
    <w:name w:val="Titre 8 Car"/>
    <w:link w:val="Titre8"/>
    <w:uiPriority w:val="99"/>
    <w:rsid w:val="00681634"/>
    <w:rPr>
      <w:rFonts w:ascii="Calibri" w:hAnsi="Calibri" w:cs="Times New Roman"/>
      <w:i/>
      <w:sz w:val="24"/>
    </w:rPr>
  </w:style>
  <w:style w:type="character" w:customStyle="1" w:styleId="Titre9Car">
    <w:name w:val="Titre 9 Car"/>
    <w:link w:val="Titre9"/>
    <w:uiPriority w:val="99"/>
    <w:rsid w:val="00681634"/>
    <w:rPr>
      <w:rFonts w:ascii="Cambria" w:hAnsi="Cambria" w:cs="Times New Roman"/>
      <w:sz w:val="22"/>
    </w:rPr>
  </w:style>
  <w:style w:type="paragraph" w:styleId="Titre">
    <w:name w:val="Title"/>
    <w:basedOn w:val="Normal"/>
    <w:link w:val="TitreCar"/>
    <w:uiPriority w:val="99"/>
    <w:qFormat/>
    <w:rsid w:val="00681634"/>
    <w:pPr>
      <w:pBdr>
        <w:top w:val="single" w:sz="4" w:space="1" w:color="auto"/>
        <w:left w:val="single" w:sz="4" w:space="4" w:color="auto"/>
        <w:bottom w:val="single" w:sz="4" w:space="1" w:color="auto"/>
        <w:right w:val="single" w:sz="4" w:space="4" w:color="auto"/>
      </w:pBdr>
      <w:tabs>
        <w:tab w:val="left" w:pos="567"/>
      </w:tabs>
      <w:jc w:val="center"/>
    </w:pPr>
    <w:rPr>
      <w:rFonts w:ascii="Cambria" w:hAnsi="Cambria"/>
      <w:b/>
      <w:kern w:val="28"/>
      <w:sz w:val="32"/>
      <w:szCs w:val="20"/>
    </w:rPr>
  </w:style>
  <w:style w:type="character" w:customStyle="1" w:styleId="TitreCar">
    <w:name w:val="Titre Car"/>
    <w:link w:val="Titre"/>
    <w:uiPriority w:val="99"/>
    <w:rsid w:val="00681634"/>
    <w:rPr>
      <w:rFonts w:ascii="Cambria" w:hAnsi="Cambria" w:cs="Times New Roman"/>
      <w:b/>
      <w:kern w:val="28"/>
      <w:sz w:val="32"/>
    </w:rPr>
  </w:style>
  <w:style w:type="character" w:styleId="Accentuation">
    <w:name w:val="Emphasis"/>
    <w:basedOn w:val="Policepardfaut"/>
    <w:qFormat/>
    <w:rsid w:val="00681634"/>
    <w:rPr>
      <w:i/>
      <w:iCs/>
    </w:rPr>
  </w:style>
  <w:style w:type="paragraph" w:styleId="Paragraphedeliste">
    <w:name w:val="List Paragraph"/>
    <w:basedOn w:val="Normal"/>
    <w:uiPriority w:val="34"/>
    <w:qFormat/>
    <w:rsid w:val="00681634"/>
    <w:pPr>
      <w:ind w:left="720"/>
      <w:contextualSpacing/>
    </w:pPr>
  </w:style>
  <w:style w:type="paragraph" w:styleId="Textedebulles">
    <w:name w:val="Balloon Text"/>
    <w:basedOn w:val="Normal"/>
    <w:link w:val="TextedebullesCar"/>
    <w:uiPriority w:val="99"/>
    <w:semiHidden/>
    <w:unhideWhenUsed/>
    <w:rsid w:val="000807A8"/>
    <w:rPr>
      <w:rFonts w:ascii="Tahoma" w:hAnsi="Tahoma" w:cs="Tahoma"/>
      <w:sz w:val="16"/>
      <w:szCs w:val="16"/>
    </w:rPr>
  </w:style>
  <w:style w:type="character" w:customStyle="1" w:styleId="TextedebullesCar">
    <w:name w:val="Texte de bulles Car"/>
    <w:basedOn w:val="Policepardfaut"/>
    <w:link w:val="Textedebulles"/>
    <w:uiPriority w:val="99"/>
    <w:semiHidden/>
    <w:rsid w:val="000807A8"/>
    <w:rPr>
      <w:rFonts w:ascii="Tahoma" w:hAnsi="Tahoma" w:cs="Tahoma"/>
      <w:sz w:val="16"/>
      <w:szCs w:val="16"/>
    </w:rPr>
  </w:style>
  <w:style w:type="paragraph" w:customStyle="1" w:styleId="Tableautetiere">
    <w:name w:val="Tableau_tetiere"/>
    <w:basedOn w:val="Normal"/>
    <w:link w:val="TableautetiereCar"/>
    <w:uiPriority w:val="99"/>
    <w:rsid w:val="00DB39F2"/>
    <w:pPr>
      <w:widowControl w:val="0"/>
      <w:suppressAutoHyphens/>
      <w:autoSpaceDE w:val="0"/>
      <w:autoSpaceDN w:val="0"/>
      <w:adjustRightInd w:val="0"/>
      <w:spacing w:line="180" w:lineRule="atLeast"/>
      <w:jc w:val="both"/>
      <w:textAlignment w:val="center"/>
    </w:pPr>
    <w:rPr>
      <w:rFonts w:ascii="GuidePedagoNCond-Bold" w:hAnsi="GuidePedagoNCond-Bold" w:cs="GuidePedagoNCond-Bold"/>
      <w:b/>
      <w:bCs/>
      <w:color w:val="000000"/>
      <w:sz w:val="16"/>
      <w:szCs w:val="16"/>
    </w:rPr>
  </w:style>
  <w:style w:type="paragraph" w:customStyle="1" w:styleId="Pieddepagedroite">
    <w:name w:val="Pied de page droite"/>
    <w:rsid w:val="00DB39F2"/>
    <w:pPr>
      <w:widowControl w:val="0"/>
      <w:tabs>
        <w:tab w:val="right" w:pos="10206"/>
      </w:tabs>
      <w:suppressAutoHyphens/>
      <w:autoSpaceDE w:val="0"/>
      <w:autoSpaceDN w:val="0"/>
      <w:adjustRightInd w:val="0"/>
      <w:spacing w:line="240" w:lineRule="atLeast"/>
    </w:pPr>
    <w:rPr>
      <w:rFonts w:ascii="Guide Pedago Arial" w:hAnsi="Guide Pedago Arial" w:cs="Guide Pedago Arial"/>
      <w:color w:val="000000"/>
      <w:sz w:val="17"/>
      <w:szCs w:val="17"/>
    </w:rPr>
  </w:style>
  <w:style w:type="character" w:customStyle="1" w:styleId="Bold">
    <w:name w:val="Bold"/>
    <w:rsid w:val="00DB39F2"/>
    <w:rPr>
      <w:b/>
      <w:bCs/>
    </w:rPr>
  </w:style>
  <w:style w:type="character" w:customStyle="1" w:styleId="Folio">
    <w:name w:val="Folio"/>
    <w:rsid w:val="00DB39F2"/>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DB39F2"/>
    <w:pPr>
      <w:widowControl w:val="0"/>
      <w:tabs>
        <w:tab w:val="right" w:pos="7340"/>
      </w:tabs>
      <w:suppressAutoHyphens/>
      <w:autoSpaceDE w:val="0"/>
      <w:autoSpaceDN w:val="0"/>
      <w:adjustRightInd w:val="0"/>
      <w:spacing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59"/>
    <w:rsid w:val="00DB39F2"/>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ePedagogiqueTitre1CHAPITRE">
    <w:name w:val="GuidePedagogique_Titre 1_CHAPITRE"/>
    <w:basedOn w:val="Normal"/>
    <w:link w:val="GuidePedagogiqueTitre1CHAPITRECar"/>
    <w:qFormat/>
    <w:rsid w:val="00DB39F2"/>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GuidePedagogiquetitre2rfrentiel">
    <w:name w:val="GuidePedagogique_titre 2_référentiel"/>
    <w:basedOn w:val="Normal"/>
    <w:link w:val="GuidePedagogiquetitre2rfrentielCar"/>
    <w:qFormat/>
    <w:rsid w:val="00DB39F2"/>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GuidePedagogiqueTitre1CHAPITRECar">
    <w:name w:val="GuidePedagogique_Titre 1_CHAPITRE Car"/>
    <w:basedOn w:val="Policepardfaut"/>
    <w:link w:val="GuidePedagogiqueTitre1CHAPITRE"/>
    <w:rsid w:val="00DB39F2"/>
    <w:rPr>
      <w:rFonts w:ascii="GuidePedagoArial" w:hAnsi="GuidePedagoArial" w:cs="GuidePedagoArial"/>
      <w:color w:val="000000"/>
      <w:sz w:val="48"/>
      <w:szCs w:val="48"/>
    </w:rPr>
  </w:style>
  <w:style w:type="paragraph" w:customStyle="1" w:styleId="GuidePedagogiqueTitre3CompetenceetSA">
    <w:name w:val="GuidePedagogique_Titre 3_Competence et SA"/>
    <w:basedOn w:val="Tableautetiere"/>
    <w:link w:val="GuidePedagogiqueTitre3CompetenceetSACar"/>
    <w:qFormat/>
    <w:rsid w:val="00DB39F2"/>
  </w:style>
  <w:style w:type="character" w:customStyle="1" w:styleId="GuidePedagogiquetitre2rfrentielCar">
    <w:name w:val="GuidePedagogique_titre 2_référentiel Car"/>
    <w:basedOn w:val="Policepardfaut"/>
    <w:link w:val="GuidePedagogiquetitre2rfrentiel"/>
    <w:rsid w:val="00DB39F2"/>
    <w:rPr>
      <w:rFonts w:ascii="GuidePedagoNCond" w:hAnsi="GuidePedagoNCond" w:cs="GuidePedagoNCond"/>
      <w:caps/>
      <w:color w:val="000000"/>
      <w:sz w:val="19"/>
      <w:szCs w:val="19"/>
    </w:rPr>
  </w:style>
  <w:style w:type="paragraph" w:customStyle="1" w:styleId="GuidePedagogiqueTitre4Missions">
    <w:name w:val="GuidePedagogique_Titre 4_Missions"/>
    <w:basedOn w:val="Normal"/>
    <w:link w:val="GuidePedagogiqueTitre4MissionsCar"/>
    <w:qFormat/>
    <w:rsid w:val="00DB39F2"/>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TableautetiereCar">
    <w:name w:val="Tableau_tetiere Car"/>
    <w:basedOn w:val="Policepardfaut"/>
    <w:link w:val="Tableautetiere"/>
    <w:uiPriority w:val="99"/>
    <w:rsid w:val="00DB39F2"/>
    <w:rPr>
      <w:rFonts w:ascii="GuidePedagoNCond-Bold" w:hAnsi="GuidePedagoNCond-Bold" w:cs="GuidePedagoNCond-Bold"/>
      <w:b/>
      <w:bCs/>
      <w:color w:val="000000"/>
      <w:sz w:val="16"/>
      <w:szCs w:val="16"/>
    </w:rPr>
  </w:style>
  <w:style w:type="character" w:customStyle="1" w:styleId="GuidePedagogiqueTitre3CompetenceetSACar">
    <w:name w:val="GuidePedagogique_Titre 3_Competence et SA Car"/>
    <w:basedOn w:val="TableautetiereCar"/>
    <w:link w:val="GuidePedagogiqueTitre3CompetenceetSA"/>
    <w:rsid w:val="00DB39F2"/>
    <w:rPr>
      <w:rFonts w:ascii="GuidePedagoNCond-Bold" w:hAnsi="GuidePedagoNCond-Bold" w:cs="GuidePedagoNCond-Bold"/>
      <w:b/>
      <w:bCs/>
      <w:color w:val="000000"/>
      <w:sz w:val="16"/>
      <w:szCs w:val="16"/>
    </w:rPr>
  </w:style>
  <w:style w:type="paragraph" w:customStyle="1" w:styleId="GuidePedagogiqueTitre5Missionsnumros">
    <w:name w:val="GuidePedagogique_Titre 5_Missions numéros"/>
    <w:basedOn w:val="Normal"/>
    <w:link w:val="GuidePedagogiqueTitre5MissionsnumrosCar"/>
    <w:qFormat/>
    <w:rsid w:val="00DB39F2"/>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hAnsi="GuidePedagogique" w:cs="GuidePedagoNCond"/>
      <w:color w:val="000000"/>
      <w:sz w:val="25"/>
      <w:szCs w:val="25"/>
    </w:rPr>
  </w:style>
  <w:style w:type="character" w:customStyle="1" w:styleId="GuidePedagogiqueTitre4MissionsCar">
    <w:name w:val="GuidePedagogique_Titre 4_Missions Car"/>
    <w:basedOn w:val="Policepardfaut"/>
    <w:link w:val="GuidePedagogiqueTitre4Missions"/>
    <w:rsid w:val="00DB39F2"/>
    <w:rPr>
      <w:rFonts w:ascii="GuidePedagoNCond-Bold" w:hAnsi="GuidePedagoNCond-Bold" w:cs="GuidePedagoNCond-Bold"/>
      <w:b/>
      <w:bCs/>
      <w:color w:val="000000"/>
      <w:sz w:val="27"/>
      <w:szCs w:val="27"/>
    </w:rPr>
  </w:style>
  <w:style w:type="paragraph" w:customStyle="1" w:styleId="GuidePedagogiqueTitre6Consignes">
    <w:name w:val="GuidePedagogique_Titre 6_Consignes"/>
    <w:basedOn w:val="Normal"/>
    <w:link w:val="GuidePedagogiqueTitre6ConsignesCar"/>
    <w:qFormat/>
    <w:rsid w:val="00DB39F2"/>
    <w:pPr>
      <w:keepNext/>
      <w:widowControl w:val="0"/>
      <w:suppressAutoHyphens/>
      <w:autoSpaceDE w:val="0"/>
      <w:autoSpaceDN w:val="0"/>
      <w:adjustRightInd w:val="0"/>
      <w:spacing w:before="113" w:line="270" w:lineRule="atLeast"/>
      <w:jc w:val="both"/>
      <w:textAlignment w:val="center"/>
    </w:pPr>
    <w:rPr>
      <w:rFonts w:ascii="GuidePedagogique" w:hAnsi="GuidePedagogique" w:cs="GuidePedagoTimes-Bold"/>
      <w:b/>
      <w:bCs/>
      <w:spacing w:val="-1"/>
      <w:sz w:val="23"/>
      <w:szCs w:val="23"/>
    </w:rPr>
  </w:style>
  <w:style w:type="character" w:customStyle="1" w:styleId="GuidePedagogiqueTitre5MissionsnumrosCar">
    <w:name w:val="GuidePedagogique_Titre 5_Missions numéros Car"/>
    <w:basedOn w:val="Policepardfaut"/>
    <w:link w:val="GuidePedagogiqueTitre5Missionsnumros"/>
    <w:rsid w:val="00DB39F2"/>
    <w:rPr>
      <w:rFonts w:ascii="GuidePedagogique" w:hAnsi="GuidePedagogique" w:cs="GuidePedagoNCond"/>
      <w:color w:val="000000"/>
      <w:sz w:val="25"/>
      <w:szCs w:val="25"/>
    </w:rPr>
  </w:style>
  <w:style w:type="paragraph" w:customStyle="1" w:styleId="GuidePedagogiqueTitre7Rponses">
    <w:name w:val="GuidePedagogique_Titre 7_Réponses"/>
    <w:basedOn w:val="Normal"/>
    <w:link w:val="GuidePedagogiqueTitre7RponsesCar"/>
    <w:qFormat/>
    <w:rsid w:val="00DB39F2"/>
    <w:rPr>
      <w:rFonts w:ascii="GuidePedagogique" w:hAnsi="GuidePedagogique"/>
      <w:sz w:val="22"/>
      <w:szCs w:val="22"/>
    </w:rPr>
  </w:style>
  <w:style w:type="character" w:customStyle="1" w:styleId="GuidePedagogiqueTitre6ConsignesCar">
    <w:name w:val="GuidePedagogique_Titre 6_Consignes Car"/>
    <w:basedOn w:val="Policepardfaut"/>
    <w:link w:val="GuidePedagogiqueTitre6Consignes"/>
    <w:rsid w:val="00DB39F2"/>
    <w:rPr>
      <w:rFonts w:ascii="GuidePedagogique" w:hAnsi="GuidePedagogique" w:cs="GuidePedagoTimes-Bold"/>
      <w:b/>
      <w:bCs/>
      <w:spacing w:val="-1"/>
      <w:sz w:val="23"/>
      <w:szCs w:val="23"/>
    </w:rPr>
  </w:style>
  <w:style w:type="paragraph" w:customStyle="1" w:styleId="GuidePedagogiqueTitre8Entranement">
    <w:name w:val="GuidePedagogique_Titre 8_Entraînement"/>
    <w:basedOn w:val="Normal"/>
    <w:link w:val="GuidePedagogiqueTitre8EntranementCar"/>
    <w:qFormat/>
    <w:rsid w:val="00DB39F2"/>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GuidePedagogiqueTitre7RponsesCar">
    <w:name w:val="GuidePedagogique_Titre 7_Réponses Car"/>
    <w:basedOn w:val="Policepardfaut"/>
    <w:link w:val="GuidePedagogiqueTitre7Rponses"/>
    <w:rsid w:val="00DB39F2"/>
    <w:rPr>
      <w:rFonts w:ascii="GuidePedagogique" w:hAnsi="GuidePedagogique"/>
      <w:sz w:val="22"/>
      <w:szCs w:val="22"/>
    </w:rPr>
  </w:style>
  <w:style w:type="character" w:customStyle="1" w:styleId="GuidePedagogiqueTitre8EntranementCar">
    <w:name w:val="GuidePedagogique_Titre 8_Entraînement Car"/>
    <w:basedOn w:val="Policepardfaut"/>
    <w:link w:val="GuidePedagogiqueTitre8Entranement"/>
    <w:rsid w:val="00DB39F2"/>
    <w:rPr>
      <w:rFonts w:ascii="GuidePedagoNCond-Bold" w:hAnsi="GuidePedagoNCond-Bold" w:cs="GuidePedagoNCond-Bold"/>
      <w:b/>
      <w:bCs/>
      <w:color w:val="000000"/>
      <w:sz w:val="27"/>
      <w:szCs w:val="27"/>
    </w:rPr>
  </w:style>
  <w:style w:type="character" w:styleId="Lienhypertexte">
    <w:name w:val="Hyperlink"/>
    <w:basedOn w:val="Policepardfaut"/>
    <w:uiPriority w:val="99"/>
    <w:unhideWhenUsed/>
    <w:rsid w:val="00DB39F2"/>
    <w:rPr>
      <w:color w:val="0000FF" w:themeColor="hyperlink"/>
      <w:u w:val="single"/>
    </w:rPr>
  </w:style>
  <w:style w:type="character" w:customStyle="1" w:styleId="ilfuvd">
    <w:name w:val="ilfuvd"/>
    <w:basedOn w:val="Policepardfaut"/>
    <w:rsid w:val="00DB39F2"/>
  </w:style>
  <w:style w:type="paragraph" w:styleId="En-tte">
    <w:name w:val="header"/>
    <w:basedOn w:val="Normal"/>
    <w:link w:val="En-tteCar"/>
    <w:uiPriority w:val="99"/>
    <w:semiHidden/>
    <w:unhideWhenUsed/>
    <w:rsid w:val="00FB0B6A"/>
    <w:pPr>
      <w:tabs>
        <w:tab w:val="center" w:pos="4536"/>
        <w:tab w:val="right" w:pos="9072"/>
      </w:tabs>
    </w:pPr>
  </w:style>
  <w:style w:type="character" w:customStyle="1" w:styleId="En-tteCar">
    <w:name w:val="En-tête Car"/>
    <w:basedOn w:val="Policepardfaut"/>
    <w:link w:val="En-tte"/>
    <w:uiPriority w:val="99"/>
    <w:semiHidden/>
    <w:rsid w:val="00FB0B6A"/>
    <w:rPr>
      <w:sz w:val="24"/>
      <w:szCs w:val="24"/>
    </w:rPr>
  </w:style>
  <w:style w:type="paragraph" w:styleId="Pieddepage">
    <w:name w:val="footer"/>
    <w:basedOn w:val="Normal"/>
    <w:link w:val="PieddepageCar"/>
    <w:uiPriority w:val="99"/>
    <w:semiHidden/>
    <w:unhideWhenUsed/>
    <w:rsid w:val="00FB0B6A"/>
    <w:pPr>
      <w:tabs>
        <w:tab w:val="center" w:pos="4536"/>
        <w:tab w:val="right" w:pos="9072"/>
      </w:tabs>
    </w:pPr>
  </w:style>
  <w:style w:type="character" w:customStyle="1" w:styleId="PieddepageCar">
    <w:name w:val="Pied de page Car"/>
    <w:basedOn w:val="Policepardfaut"/>
    <w:link w:val="Pieddepage"/>
    <w:uiPriority w:val="99"/>
    <w:semiHidden/>
    <w:rsid w:val="00FB0B6A"/>
    <w:rPr>
      <w:sz w:val="24"/>
      <w:szCs w:val="24"/>
    </w:rPr>
  </w:style>
  <w:style w:type="paragraph" w:styleId="En-ttedetabledesmatires">
    <w:name w:val="TOC Heading"/>
    <w:basedOn w:val="Titre1"/>
    <w:next w:val="Normal"/>
    <w:uiPriority w:val="39"/>
    <w:semiHidden/>
    <w:unhideWhenUsed/>
    <w:qFormat/>
    <w:rsid w:val="0059763E"/>
    <w:pPr>
      <w:widowControl/>
      <w:numPr>
        <w:numId w:val="0"/>
      </w:numPr>
      <w:tabs>
        <w:tab w:val="clear" w:pos="560"/>
      </w:tabs>
      <w:suppressAutoHyphens w:val="0"/>
      <w:autoSpaceDE/>
      <w:autoSpaceDN/>
      <w:adjustRightInd/>
      <w:spacing w:before="480" w:after="0" w:line="276" w:lineRule="auto"/>
      <w:jc w:val="left"/>
      <w:textAlignment w:val="auto"/>
      <w:outlineLvl w:val="9"/>
    </w:pPr>
    <w:rPr>
      <w:rFonts w:asciiTheme="majorHAnsi" w:eastAsiaTheme="majorEastAsia" w:hAnsiTheme="majorHAnsi" w:cstheme="majorBidi"/>
      <w:bCs/>
      <w:color w:val="365F91" w:themeColor="accent1" w:themeShade="BF"/>
      <w:sz w:val="28"/>
      <w:szCs w:val="28"/>
      <w:lang w:eastAsia="en-US"/>
    </w:rPr>
  </w:style>
  <w:style w:type="paragraph" w:styleId="TM1">
    <w:name w:val="toc 1"/>
    <w:basedOn w:val="Normal"/>
    <w:next w:val="Normal"/>
    <w:autoRedefine/>
    <w:uiPriority w:val="39"/>
    <w:unhideWhenUsed/>
    <w:rsid w:val="0059763E"/>
    <w:pPr>
      <w:spacing w:after="100"/>
    </w:pPr>
  </w:style>
  <w:style w:type="paragraph" w:styleId="TM2">
    <w:name w:val="toc 2"/>
    <w:basedOn w:val="Normal"/>
    <w:next w:val="Normal"/>
    <w:autoRedefine/>
    <w:uiPriority w:val="39"/>
    <w:unhideWhenUsed/>
    <w:rsid w:val="0059763E"/>
    <w:pPr>
      <w:spacing w:after="100"/>
      <w:ind w:left="240"/>
    </w:pPr>
  </w:style>
  <w:style w:type="paragraph" w:styleId="TM3">
    <w:name w:val="toc 3"/>
    <w:basedOn w:val="Normal"/>
    <w:next w:val="Normal"/>
    <w:autoRedefine/>
    <w:uiPriority w:val="39"/>
    <w:unhideWhenUsed/>
    <w:rsid w:val="0059763E"/>
    <w:pPr>
      <w:spacing w:after="100"/>
      <w:ind w:left="480"/>
    </w:pPr>
  </w:style>
  <w:style w:type="paragraph" w:customStyle="1" w:styleId="05Textecourant">
    <w:name w:val="05_Texte courant"/>
    <w:basedOn w:val="Normal"/>
    <w:qFormat/>
    <w:rsid w:val="0015234B"/>
    <w:pPr>
      <w:jc w:val="both"/>
    </w:pPr>
    <w:rPr>
      <w:rFonts w:eastAsiaTheme="minorHAnsi" w:cstheme="minorBidi"/>
      <w:szCs w:val="22"/>
      <w:lang w:eastAsia="en-US"/>
    </w:rPr>
  </w:style>
  <w:style w:type="paragraph" w:customStyle="1" w:styleId="08Ttire">
    <w:name w:val="08_Têtière"/>
    <w:basedOn w:val="05Textecourant"/>
    <w:qFormat/>
    <w:rsid w:val="0015234B"/>
    <w:pPr>
      <w:jc w:val="center"/>
    </w:pPr>
    <w:rPr>
      <w:rFonts w:eastAsiaTheme="minorEastAsia"/>
      <w:b/>
      <w:lang w:eastAsia="fr-FR"/>
    </w:rPr>
  </w:style>
  <w:style w:type="table" w:customStyle="1" w:styleId="Tableau1repage1">
    <w:name w:val="Tableau 1re page1"/>
    <w:basedOn w:val="TableauNormal"/>
    <w:next w:val="Grilledutableau"/>
    <w:uiPriority w:val="59"/>
    <w:rsid w:val="0015234B"/>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4Question">
    <w:name w:val="04_Question"/>
    <w:basedOn w:val="Normal"/>
    <w:qFormat/>
    <w:rsid w:val="004D58FE"/>
    <w:pPr>
      <w:spacing w:before="120" w:after="120"/>
      <w:jc w:val="both"/>
    </w:pPr>
    <w:rPr>
      <w:rFonts w:eastAsiaTheme="minorHAnsi" w:cstheme="minorBidi"/>
      <w:b/>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966484">
      <w:bodyDiv w:val="1"/>
      <w:marLeft w:val="0"/>
      <w:marRight w:val="0"/>
      <w:marTop w:val="0"/>
      <w:marBottom w:val="0"/>
      <w:divBdr>
        <w:top w:val="none" w:sz="0" w:space="0" w:color="auto"/>
        <w:left w:val="none" w:sz="0" w:space="0" w:color="auto"/>
        <w:bottom w:val="none" w:sz="0" w:space="0" w:color="auto"/>
        <w:right w:val="none" w:sz="0" w:space="0" w:color="auto"/>
      </w:divBdr>
    </w:div>
    <w:div w:id="432944456">
      <w:bodyDiv w:val="1"/>
      <w:marLeft w:val="0"/>
      <w:marRight w:val="0"/>
      <w:marTop w:val="0"/>
      <w:marBottom w:val="0"/>
      <w:divBdr>
        <w:top w:val="none" w:sz="0" w:space="0" w:color="auto"/>
        <w:left w:val="none" w:sz="0" w:space="0" w:color="auto"/>
        <w:bottom w:val="none" w:sz="0" w:space="0" w:color="auto"/>
        <w:right w:val="none" w:sz="0" w:space="0" w:color="auto"/>
      </w:divBdr>
    </w:div>
    <w:div w:id="581838382">
      <w:bodyDiv w:val="1"/>
      <w:marLeft w:val="0"/>
      <w:marRight w:val="0"/>
      <w:marTop w:val="0"/>
      <w:marBottom w:val="0"/>
      <w:divBdr>
        <w:top w:val="none" w:sz="0" w:space="0" w:color="auto"/>
        <w:left w:val="none" w:sz="0" w:space="0" w:color="auto"/>
        <w:bottom w:val="none" w:sz="0" w:space="0" w:color="auto"/>
        <w:right w:val="none" w:sz="0" w:space="0" w:color="auto"/>
      </w:divBdr>
    </w:div>
    <w:div w:id="583687342">
      <w:bodyDiv w:val="1"/>
      <w:marLeft w:val="0"/>
      <w:marRight w:val="0"/>
      <w:marTop w:val="0"/>
      <w:marBottom w:val="0"/>
      <w:divBdr>
        <w:top w:val="none" w:sz="0" w:space="0" w:color="auto"/>
        <w:left w:val="none" w:sz="0" w:space="0" w:color="auto"/>
        <w:bottom w:val="none" w:sz="0" w:space="0" w:color="auto"/>
        <w:right w:val="none" w:sz="0" w:space="0" w:color="auto"/>
      </w:divBdr>
    </w:div>
    <w:div w:id="762412305">
      <w:bodyDiv w:val="1"/>
      <w:marLeft w:val="0"/>
      <w:marRight w:val="0"/>
      <w:marTop w:val="0"/>
      <w:marBottom w:val="0"/>
      <w:divBdr>
        <w:top w:val="none" w:sz="0" w:space="0" w:color="auto"/>
        <w:left w:val="none" w:sz="0" w:space="0" w:color="auto"/>
        <w:bottom w:val="none" w:sz="0" w:space="0" w:color="auto"/>
        <w:right w:val="none" w:sz="0" w:space="0" w:color="auto"/>
      </w:divBdr>
    </w:div>
    <w:div w:id="794257716">
      <w:bodyDiv w:val="1"/>
      <w:marLeft w:val="0"/>
      <w:marRight w:val="0"/>
      <w:marTop w:val="0"/>
      <w:marBottom w:val="0"/>
      <w:divBdr>
        <w:top w:val="none" w:sz="0" w:space="0" w:color="auto"/>
        <w:left w:val="none" w:sz="0" w:space="0" w:color="auto"/>
        <w:bottom w:val="none" w:sz="0" w:space="0" w:color="auto"/>
        <w:right w:val="none" w:sz="0" w:space="0" w:color="auto"/>
      </w:divBdr>
    </w:div>
    <w:div w:id="1168015299">
      <w:bodyDiv w:val="1"/>
      <w:marLeft w:val="0"/>
      <w:marRight w:val="0"/>
      <w:marTop w:val="0"/>
      <w:marBottom w:val="0"/>
      <w:divBdr>
        <w:top w:val="none" w:sz="0" w:space="0" w:color="auto"/>
        <w:left w:val="none" w:sz="0" w:space="0" w:color="auto"/>
        <w:bottom w:val="none" w:sz="0" w:space="0" w:color="auto"/>
        <w:right w:val="none" w:sz="0" w:space="0" w:color="auto"/>
      </w:divBdr>
    </w:div>
    <w:div w:id="1371033387">
      <w:bodyDiv w:val="1"/>
      <w:marLeft w:val="0"/>
      <w:marRight w:val="0"/>
      <w:marTop w:val="0"/>
      <w:marBottom w:val="0"/>
      <w:divBdr>
        <w:top w:val="none" w:sz="0" w:space="0" w:color="auto"/>
        <w:left w:val="none" w:sz="0" w:space="0" w:color="auto"/>
        <w:bottom w:val="none" w:sz="0" w:space="0" w:color="auto"/>
        <w:right w:val="none" w:sz="0" w:space="0" w:color="auto"/>
      </w:divBdr>
    </w:div>
    <w:div w:id="1427917858">
      <w:bodyDiv w:val="1"/>
      <w:marLeft w:val="0"/>
      <w:marRight w:val="0"/>
      <w:marTop w:val="0"/>
      <w:marBottom w:val="0"/>
      <w:divBdr>
        <w:top w:val="none" w:sz="0" w:space="0" w:color="auto"/>
        <w:left w:val="none" w:sz="0" w:space="0" w:color="auto"/>
        <w:bottom w:val="none" w:sz="0" w:space="0" w:color="auto"/>
        <w:right w:val="none" w:sz="0" w:space="0" w:color="auto"/>
      </w:divBdr>
    </w:div>
    <w:div w:id="1595823760">
      <w:bodyDiv w:val="1"/>
      <w:marLeft w:val="0"/>
      <w:marRight w:val="0"/>
      <w:marTop w:val="0"/>
      <w:marBottom w:val="0"/>
      <w:divBdr>
        <w:top w:val="none" w:sz="0" w:space="0" w:color="auto"/>
        <w:left w:val="none" w:sz="0" w:space="0" w:color="auto"/>
        <w:bottom w:val="none" w:sz="0" w:space="0" w:color="auto"/>
        <w:right w:val="none" w:sz="0" w:space="0" w:color="auto"/>
      </w:divBdr>
    </w:div>
    <w:div w:id="1828520415">
      <w:bodyDiv w:val="1"/>
      <w:marLeft w:val="0"/>
      <w:marRight w:val="0"/>
      <w:marTop w:val="0"/>
      <w:marBottom w:val="0"/>
      <w:divBdr>
        <w:top w:val="none" w:sz="0" w:space="0" w:color="auto"/>
        <w:left w:val="none" w:sz="0" w:space="0" w:color="auto"/>
        <w:bottom w:val="none" w:sz="0" w:space="0" w:color="auto"/>
        <w:right w:val="none" w:sz="0" w:space="0" w:color="auto"/>
      </w:divBdr>
    </w:div>
    <w:div w:id="184012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7A83F3-2AAB-4E9E-B48D-AD42417CDDD5}">
  <ds:schemaRefs>
    <ds:schemaRef ds:uri="http://schemas.microsoft.com/sharepoint/v3/contenttype/forms"/>
  </ds:schemaRefs>
</ds:datastoreItem>
</file>

<file path=customXml/itemProps2.xml><?xml version="1.0" encoding="utf-8"?>
<ds:datastoreItem xmlns:ds="http://schemas.openxmlformats.org/officeDocument/2006/customXml" ds:itemID="{81300E99-55C9-42F3-BEA2-9EAAC6A15EAF}"/>
</file>

<file path=customXml/itemProps3.xml><?xml version="1.0" encoding="utf-8"?>
<ds:datastoreItem xmlns:ds="http://schemas.openxmlformats.org/officeDocument/2006/customXml" ds:itemID="{6CF469CA-C89A-4957-9646-3C88D3FC9132}">
  <ds:schemaRefs>
    <ds:schemaRef ds:uri="http://schemas.openxmlformats.org/officeDocument/2006/bibliography"/>
  </ds:schemaRefs>
</ds:datastoreItem>
</file>

<file path=customXml/itemProps4.xml><?xml version="1.0" encoding="utf-8"?>
<ds:datastoreItem xmlns:ds="http://schemas.openxmlformats.org/officeDocument/2006/customXml" ds:itemID="{99470983-B081-4803-8ACD-FC2A0D1BBF2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6</Pages>
  <Words>1373</Words>
  <Characters>7554</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isabelle chaupart</dc:creator>
  <cp:lastModifiedBy>BATALLAN CHLOE</cp:lastModifiedBy>
  <cp:revision>22</cp:revision>
  <dcterms:created xsi:type="dcterms:W3CDTF">2021-08-10T09:27:00Z</dcterms:created>
  <dcterms:modified xsi:type="dcterms:W3CDTF">2022-04-22T14:16:00Z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