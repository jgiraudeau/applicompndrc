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auGrille2-Accentuation5"/>
        <w:tblW w:w="0" w:type="auto"/>
        <w:tblLook w:val="04A0" w:firstRow="1" w:lastRow="0" w:firstColumn="1" w:lastColumn="0" w:noHBand="0" w:noVBand="1"/>
      </w:tblPr>
      <w:tblGrid>
        <w:gridCol w:w="2093"/>
        <w:gridCol w:w="5097"/>
        <w:gridCol w:w="4142"/>
        <w:gridCol w:w="4282"/>
      </w:tblGrid>
      <w:tr w:rsidR="008F075B" w:rsidRPr="00AD35AA" w14:paraId="58237C58" w14:textId="77777777" w:rsidTr="00453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54" w14:textId="77777777" w:rsidR="008F075B" w:rsidRPr="00AD35AA" w:rsidRDefault="008F075B" w:rsidP="00205B8C">
            <w:r w:rsidRPr="00AD35AA">
              <w:t>Outil</w:t>
            </w:r>
          </w:p>
        </w:tc>
        <w:tc>
          <w:tcPr>
            <w:tcW w:w="5097" w:type="dxa"/>
          </w:tcPr>
          <w:p w14:paraId="58237C55" w14:textId="77777777" w:rsidR="008F075B" w:rsidRPr="00AD35AA" w:rsidRDefault="008F075B" w:rsidP="00205B8C">
            <w:pPr>
              <w:cnfStyle w:val="100000000000" w:firstRow="1" w:lastRow="0" w:firstColumn="0" w:lastColumn="0" w:oddVBand="0" w:evenVBand="0" w:oddHBand="0" w:evenHBand="0" w:firstRowFirstColumn="0" w:firstRowLastColumn="0" w:lastRowFirstColumn="0" w:lastRowLastColumn="0"/>
            </w:pPr>
            <w:r w:rsidRPr="00AD35AA">
              <w:t>Principe</w:t>
            </w:r>
            <w:r>
              <w:t xml:space="preserve"> </w:t>
            </w:r>
          </w:p>
        </w:tc>
        <w:tc>
          <w:tcPr>
            <w:tcW w:w="4142" w:type="dxa"/>
          </w:tcPr>
          <w:p w14:paraId="58237C56" w14:textId="77777777" w:rsidR="008F075B" w:rsidRPr="00AD35AA" w:rsidRDefault="008F075B" w:rsidP="00205B8C">
            <w:pPr>
              <w:ind w:hanging="22"/>
              <w:cnfStyle w:val="100000000000" w:firstRow="1" w:lastRow="0" w:firstColumn="0" w:lastColumn="0" w:oddVBand="0" w:evenVBand="0" w:oddHBand="0" w:evenHBand="0" w:firstRowFirstColumn="0" w:firstRowLastColumn="0" w:lastRowFirstColumn="0" w:lastRowLastColumn="0"/>
            </w:pPr>
            <w:r>
              <w:t xml:space="preserve">Avantages </w:t>
            </w:r>
          </w:p>
        </w:tc>
        <w:tc>
          <w:tcPr>
            <w:tcW w:w="0" w:type="auto"/>
          </w:tcPr>
          <w:p w14:paraId="58237C57" w14:textId="77777777" w:rsidR="008F075B" w:rsidRPr="00AD35AA" w:rsidRDefault="008F075B" w:rsidP="00205B8C">
            <w:pPr>
              <w:ind w:firstLine="6"/>
              <w:cnfStyle w:val="100000000000" w:firstRow="1" w:lastRow="0" w:firstColumn="0" w:lastColumn="0" w:oddVBand="0" w:evenVBand="0" w:oddHBand="0" w:evenHBand="0" w:firstRowFirstColumn="0" w:firstRowLastColumn="0" w:lastRowFirstColumn="0" w:lastRowLastColumn="0"/>
            </w:pPr>
            <w:r w:rsidRPr="00AD35AA">
              <w:t>Limites</w:t>
            </w:r>
          </w:p>
        </w:tc>
      </w:tr>
      <w:tr w:rsidR="008F075B" w:rsidRPr="00AD35AA" w14:paraId="58237C60"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59" w14:textId="77777777" w:rsidR="008F075B" w:rsidRPr="00AD35AA" w:rsidRDefault="008F075B" w:rsidP="00205B8C">
            <w:r w:rsidRPr="00AD35AA">
              <w:t>La carte de fidélité</w:t>
            </w:r>
          </w:p>
        </w:tc>
        <w:tc>
          <w:tcPr>
            <w:tcW w:w="5097" w:type="dxa"/>
          </w:tcPr>
          <w:p w14:paraId="58237C5A"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 xml:space="preserve">Le client reçoit une carte à son nom, la carte est gratuite ou payante. Pour chaque achat réalisé il reçoit un certain nombre de points, de pétales, de miles… Une fois un certain nombre de points, un certain nombre de passages en caisse, un certain nombre d’achats etc. réalisés, il accède à certains avantages : cadeaux, services gratuits, réductions etc. </w:t>
            </w:r>
          </w:p>
          <w:p w14:paraId="58237C5B"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p>
        </w:tc>
        <w:tc>
          <w:tcPr>
            <w:tcW w:w="4142" w:type="dxa"/>
          </w:tcPr>
          <w:p w14:paraId="58237C5C"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La carte permet de récolter des données personnelles sur le client (historique d’achat, identité) et d’alimenter le CRM de l’entreprise.</w:t>
            </w:r>
          </w:p>
        </w:tc>
        <w:tc>
          <w:tcPr>
            <w:tcW w:w="0" w:type="auto"/>
          </w:tcPr>
          <w:p w14:paraId="58237C5D"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Tous les magasins ont désormais leur carte : il y a un certain manque de visibilité pour le client qui ne sait plus à quoi il a droit.</w:t>
            </w:r>
          </w:p>
          <w:p w14:paraId="58237C5E"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p>
          <w:p w14:paraId="58237C5F"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L’entreprise doit posséder au minimum une base de données informatisée</w:t>
            </w:r>
            <w:del w:id="0" w:author="BATALLAN CHLOE" w:date="2022-05-03T17:00:00Z">
              <w:r w:rsidRPr="00AD35AA" w:rsidDel="00244B2E">
                <w:delText>s</w:delText>
              </w:r>
            </w:del>
            <w:r w:rsidRPr="00AD35AA">
              <w:t xml:space="preserve">. Le plus souvent, comme la gestion de ces cartes est lourde, la gestion du programme est externalisée au sein </w:t>
            </w:r>
            <w:r>
              <w:t>de prestataires</w:t>
            </w:r>
            <w:r w:rsidRPr="00AD35AA">
              <w:t xml:space="preserve"> spécialisé</w:t>
            </w:r>
            <w:del w:id="1" w:author="BATALLAN CHLOE" w:date="2022-05-03T17:00:00Z">
              <w:r w:rsidRPr="00AD35AA" w:rsidDel="00244B2E">
                <w:delText>e</w:delText>
              </w:r>
            </w:del>
            <w:r w:rsidRPr="00AD35AA">
              <w:t>s qui possèdent le système d’information nécessaire pour son déploiement et son suivi.</w:t>
            </w:r>
          </w:p>
        </w:tc>
      </w:tr>
      <w:tr w:rsidR="008F075B" w:rsidRPr="00AD35AA" w14:paraId="58237C67"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61" w14:textId="77777777" w:rsidR="008F075B" w:rsidRPr="00AD35AA" w:rsidRDefault="008F075B" w:rsidP="00205B8C">
            <w:r w:rsidRPr="00AD35AA">
              <w:t>Les clubs</w:t>
            </w:r>
          </w:p>
        </w:tc>
        <w:tc>
          <w:tcPr>
            <w:tcW w:w="5097" w:type="dxa"/>
          </w:tcPr>
          <w:p w14:paraId="58237C62" w14:textId="77777777"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r w:rsidRPr="00AD35AA">
              <w:t xml:space="preserve">Parfois, l’entreprise associe une carte à l’adhésion à un club. Au sein de ce club, les clients peuvent accéder à des offres privilégiées ou à des activités en lien avec le secteur d’activité de l’entreprise. </w:t>
            </w:r>
          </w:p>
          <w:p w14:paraId="58237C63" w14:textId="77777777"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p>
        </w:tc>
        <w:tc>
          <w:tcPr>
            <w:tcW w:w="4142" w:type="dxa"/>
          </w:tcPr>
          <w:p w14:paraId="58237C64" w14:textId="77777777" w:rsidR="008F075B" w:rsidRPr="00AD35AA" w:rsidRDefault="008F075B" w:rsidP="00205B8C">
            <w:pPr>
              <w:ind w:hanging="22"/>
              <w:cnfStyle w:val="000000000000" w:firstRow="0" w:lastRow="0" w:firstColumn="0" w:lastColumn="0" w:oddVBand="0" w:evenVBand="0" w:oddHBand="0" w:evenHBand="0" w:firstRowFirstColumn="0" w:firstRowLastColumn="0" w:lastRowFirstColumn="0" w:lastRowLastColumn="0"/>
            </w:pPr>
            <w:r w:rsidRPr="00AD35AA">
              <w:t>L’existence d’un club renforce le lien et l’attachement entre une marque et ses clients en créant un fort sentiment d’appartenance.</w:t>
            </w:r>
          </w:p>
        </w:tc>
        <w:tc>
          <w:tcPr>
            <w:tcW w:w="0" w:type="auto"/>
          </w:tcPr>
          <w:p w14:paraId="58237C65" w14:textId="77777777" w:rsidR="008F075B" w:rsidRPr="00AD35AA" w:rsidRDefault="008F075B" w:rsidP="00205B8C">
            <w:pPr>
              <w:ind w:firstLine="6"/>
              <w:cnfStyle w:val="000000000000" w:firstRow="0" w:lastRow="0" w:firstColumn="0" w:lastColumn="0" w:oddVBand="0" w:evenVBand="0" w:oddHBand="0" w:evenHBand="0" w:firstRowFirstColumn="0" w:firstRowLastColumn="0" w:lastRowFirstColumn="0" w:lastRowLastColumn="0"/>
            </w:pPr>
            <w:r w:rsidRPr="00AD35AA">
              <w:t xml:space="preserve">La gestion de ce club est plus lourde encore d’un point de vue du système d’information </w:t>
            </w:r>
            <w:r>
              <w:t>et</w:t>
            </w:r>
            <w:r w:rsidRPr="00AD35AA">
              <w:t xml:space="preserve"> implique la mise en place d’une communication suivie auprès des adhérents.</w:t>
            </w:r>
          </w:p>
          <w:p w14:paraId="58237C66" w14:textId="77777777" w:rsidR="008F075B" w:rsidRPr="00AD35AA" w:rsidRDefault="008F075B" w:rsidP="00205B8C">
            <w:pPr>
              <w:ind w:firstLine="6"/>
              <w:cnfStyle w:val="000000000000" w:firstRow="0" w:lastRow="0" w:firstColumn="0" w:lastColumn="0" w:oddVBand="0" w:evenVBand="0" w:oddHBand="0" w:evenHBand="0" w:firstRowFirstColumn="0" w:firstRowLastColumn="0" w:lastRowFirstColumn="0" w:lastRowLastColumn="0"/>
            </w:pPr>
            <w:r w:rsidRPr="00AD35AA">
              <w:t>Une marque nationale doit en partie déléguer la gestion de ce club aux unités locales avec des risques de disparité entre elles.</w:t>
            </w:r>
          </w:p>
        </w:tc>
      </w:tr>
      <w:tr w:rsidR="008F075B" w:rsidRPr="00AD35AA" w14:paraId="58237C6E"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68" w14:textId="77777777" w:rsidR="008F075B" w:rsidRPr="00AD35AA" w:rsidRDefault="008F075B" w:rsidP="00205B8C">
            <w:r w:rsidRPr="00AD35AA">
              <w:t>Les cadeaux</w:t>
            </w:r>
          </w:p>
        </w:tc>
        <w:tc>
          <w:tcPr>
            <w:tcW w:w="5097" w:type="dxa"/>
          </w:tcPr>
          <w:p w14:paraId="58237C69"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 xml:space="preserve">Le client reçoit un cadeau en remerciement de son achat, de sa commande. </w:t>
            </w:r>
          </w:p>
          <w:p w14:paraId="58237C6A"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Le cadeau se couple facilement avec la détention d’une carte.</w:t>
            </w:r>
          </w:p>
        </w:tc>
        <w:tc>
          <w:tcPr>
            <w:tcW w:w="4142" w:type="dxa"/>
          </w:tcPr>
          <w:p w14:paraId="58237C6B"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Généralement peu coûteux pour l’entreprise, il donne à la relation client une forte dimension affective.</w:t>
            </w:r>
          </w:p>
          <w:p w14:paraId="58237C6C"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p>
        </w:tc>
        <w:tc>
          <w:tcPr>
            <w:tcW w:w="0" w:type="auto"/>
          </w:tcPr>
          <w:p w14:paraId="58237C6D"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Les cadeaux doivent être différenciants.</w:t>
            </w:r>
          </w:p>
        </w:tc>
      </w:tr>
      <w:tr w:rsidR="008F075B" w:rsidRPr="00AD35AA" w14:paraId="58237C74"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6F" w14:textId="77777777" w:rsidR="008F075B" w:rsidRPr="00AD35AA" w:rsidRDefault="008F075B" w:rsidP="00205B8C">
            <w:r w:rsidRPr="00AD35AA">
              <w:t>Le couponing</w:t>
            </w:r>
          </w:p>
        </w:tc>
        <w:tc>
          <w:tcPr>
            <w:tcW w:w="5097" w:type="dxa"/>
          </w:tcPr>
          <w:p w14:paraId="58237C70" w14:textId="77777777"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r w:rsidRPr="00AD35AA">
              <w:t xml:space="preserve">Au passage en caisse, le client obtient un ou plusieurs coupons de réductions personnalisés, en lien avec son panier d’achat. </w:t>
            </w:r>
          </w:p>
        </w:tc>
        <w:tc>
          <w:tcPr>
            <w:tcW w:w="4142" w:type="dxa"/>
          </w:tcPr>
          <w:p w14:paraId="58237C71" w14:textId="77777777" w:rsidR="008F075B" w:rsidRPr="00AD35AA" w:rsidRDefault="008F075B" w:rsidP="00205B8C">
            <w:pPr>
              <w:ind w:hanging="22"/>
              <w:cnfStyle w:val="000000000000" w:firstRow="0" w:lastRow="0" w:firstColumn="0" w:lastColumn="0" w:oddVBand="0" w:evenVBand="0" w:oddHBand="0" w:evenHBand="0" w:firstRowFirstColumn="0" w:firstRowLastColumn="0" w:lastRowFirstColumn="0" w:lastRowLastColumn="0"/>
            </w:pPr>
            <w:r w:rsidRPr="00AD35AA">
              <w:t>L’offre s’adapte au potentiel du client et à ses centres d’intérêts.</w:t>
            </w:r>
            <w:r>
              <w:t xml:space="preserve"> Elle personnalise la relation client.</w:t>
            </w:r>
          </w:p>
          <w:p w14:paraId="58237C72" w14:textId="77777777" w:rsidR="008F075B" w:rsidRPr="00AD35AA" w:rsidRDefault="008F075B" w:rsidP="00205B8C">
            <w:pPr>
              <w:ind w:hanging="22"/>
              <w:cnfStyle w:val="000000000000" w:firstRow="0" w:lastRow="0" w:firstColumn="0" w:lastColumn="0" w:oddVBand="0" w:evenVBand="0" w:oddHBand="0" w:evenHBand="0" w:firstRowFirstColumn="0" w:firstRowLastColumn="0" w:lastRowFirstColumn="0" w:lastRowLastColumn="0"/>
            </w:pPr>
          </w:p>
        </w:tc>
        <w:tc>
          <w:tcPr>
            <w:tcW w:w="0" w:type="auto"/>
          </w:tcPr>
          <w:p w14:paraId="58237C73" w14:textId="757AB3B2" w:rsidR="008F075B" w:rsidRPr="00AD35AA" w:rsidRDefault="008F075B" w:rsidP="00205B8C">
            <w:pPr>
              <w:ind w:firstLine="6"/>
              <w:cnfStyle w:val="000000000000" w:firstRow="0" w:lastRow="0" w:firstColumn="0" w:lastColumn="0" w:oddVBand="0" w:evenVBand="0" w:oddHBand="0" w:evenHBand="0" w:firstRowFirstColumn="0" w:firstRowLastColumn="0" w:lastRowFirstColumn="0" w:lastRowLastColumn="0"/>
            </w:pPr>
            <w:r w:rsidRPr="00AD35AA">
              <w:t>Le couponing est une vision à court-terme de la fidélisation. Il e</w:t>
            </w:r>
            <w:ins w:id="2" w:author="BATALLAN CHLOE" w:date="2022-05-03T17:01:00Z">
              <w:r w:rsidR="004D2A39">
                <w:t>s</w:t>
              </w:r>
            </w:ins>
            <w:r w:rsidRPr="00AD35AA">
              <w:t>t davantage utilisé dans une optique transactionnelle plutôt que relationnelle.</w:t>
            </w:r>
          </w:p>
        </w:tc>
      </w:tr>
      <w:tr w:rsidR="008F075B" w:rsidRPr="00AD35AA" w14:paraId="58237C7A"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75" w14:textId="77777777" w:rsidR="008F075B" w:rsidRPr="00AD35AA" w:rsidRDefault="008F075B" w:rsidP="00205B8C">
            <w:r w:rsidRPr="00AD35AA">
              <w:t>Le magazine de consommateurs</w:t>
            </w:r>
          </w:p>
        </w:tc>
        <w:tc>
          <w:tcPr>
            <w:tcW w:w="5097" w:type="dxa"/>
          </w:tcPr>
          <w:p w14:paraId="58237C76"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 xml:space="preserve">Un magazine de consommateurs peut être envoyé au client à son domicile ou mis à disposition en point de vente. </w:t>
            </w:r>
          </w:p>
        </w:tc>
        <w:tc>
          <w:tcPr>
            <w:tcW w:w="4142" w:type="dxa"/>
          </w:tcPr>
          <w:p w14:paraId="58237C77" w14:textId="77777777" w:rsidR="008F075B"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Il permet de communiquer sur l’actualité de la marque et sur ses valeur</w:t>
            </w:r>
            <w:r>
              <w:t xml:space="preserve">s. </w:t>
            </w:r>
          </w:p>
          <w:p w14:paraId="58237C78"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t xml:space="preserve">Il </w:t>
            </w:r>
            <w:r w:rsidRPr="00AD35AA">
              <w:t>donne un sentiment d’appartenance au client.</w:t>
            </w:r>
          </w:p>
        </w:tc>
        <w:tc>
          <w:tcPr>
            <w:tcW w:w="0" w:type="auto"/>
          </w:tcPr>
          <w:p w14:paraId="58237C79"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Le coût est plutôt élevé et son action n’est pas directe sur la fidélité du client.</w:t>
            </w:r>
          </w:p>
        </w:tc>
      </w:tr>
      <w:tr w:rsidR="008F075B" w:rsidRPr="00AD35AA" w14:paraId="58237C7F"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7B" w14:textId="77777777" w:rsidR="008F075B" w:rsidRPr="00AD35AA" w:rsidRDefault="008F075B" w:rsidP="00205B8C">
            <w:r w:rsidRPr="00AD35AA">
              <w:t>La newsletter</w:t>
            </w:r>
          </w:p>
        </w:tc>
        <w:tc>
          <w:tcPr>
            <w:tcW w:w="5097" w:type="dxa"/>
          </w:tcPr>
          <w:p w14:paraId="58237C7C" w14:textId="77777777"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r w:rsidRPr="00AD35AA">
              <w:t xml:space="preserve">Contenant l’actualité de la marque/de l’entreprise, les promotions en cours, des réductions exceptionnelles, etc. </w:t>
            </w:r>
          </w:p>
        </w:tc>
        <w:tc>
          <w:tcPr>
            <w:tcW w:w="4142" w:type="dxa"/>
          </w:tcPr>
          <w:p w14:paraId="58237C7D" w14:textId="62D9C44B" w:rsidR="008F075B" w:rsidRPr="00AD35AA" w:rsidRDefault="008F075B" w:rsidP="00205B8C">
            <w:pPr>
              <w:ind w:hanging="22"/>
              <w:cnfStyle w:val="000000000000" w:firstRow="0" w:lastRow="0" w:firstColumn="0" w:lastColumn="0" w:oddVBand="0" w:evenVBand="0" w:oddHBand="0" w:evenHBand="0" w:firstRowFirstColumn="0" w:firstRowLastColumn="0" w:lastRowFirstColumn="0" w:lastRowLastColumn="0"/>
            </w:pPr>
            <w:r>
              <w:t>E</w:t>
            </w:r>
            <w:r w:rsidRPr="00AD35AA">
              <w:t xml:space="preserve">lle vise à informer le client </w:t>
            </w:r>
            <w:ins w:id="3" w:author="BATALLAN CHLOE" w:date="2022-05-03T17:01:00Z">
              <w:r w:rsidR="00866802">
                <w:t>e</w:t>
              </w:r>
            </w:ins>
            <w:r w:rsidRPr="00AD35AA">
              <w:t>t à nourrir le lien créé avec lui. C’est aussi l’occasion de se rappeler à son bon souvenir régulièrement et de créer du lien à moindre coût.</w:t>
            </w:r>
          </w:p>
        </w:tc>
        <w:tc>
          <w:tcPr>
            <w:tcW w:w="0" w:type="auto"/>
          </w:tcPr>
          <w:p w14:paraId="58237C7E" w14:textId="281C97CF" w:rsidR="008F075B" w:rsidRPr="00AD35AA" w:rsidRDefault="008F075B" w:rsidP="008F075B">
            <w:pPr>
              <w:ind w:firstLine="6"/>
              <w:cnfStyle w:val="000000000000" w:firstRow="0" w:lastRow="0" w:firstColumn="0" w:lastColumn="0" w:oddVBand="0" w:evenVBand="0" w:oddHBand="0" w:evenHBand="0" w:firstRowFirstColumn="0" w:firstRowLastColumn="0" w:lastRowFirstColumn="0" w:lastRowLastColumn="0"/>
            </w:pPr>
            <w:r w:rsidRPr="00AD35AA">
              <w:t>Elle implique la collecte d’une adresse e</w:t>
            </w:r>
            <w:ins w:id="4" w:author="BATALLAN CHLOE" w:date="2022-05-03T17:01:00Z">
              <w:r w:rsidR="00866802">
                <w:t>-</w:t>
              </w:r>
            </w:ins>
            <w:r w:rsidRPr="00AD35AA">
              <w:t>mail au préalable</w:t>
            </w:r>
            <w:ins w:id="5" w:author="BATALLAN CHLOE" w:date="2022-05-03T17:01:00Z">
              <w:r w:rsidR="00866802">
                <w:t>,</w:t>
              </w:r>
            </w:ins>
            <w:r w:rsidRPr="00AD35AA">
              <w:t xml:space="preserve"> soit </w:t>
            </w:r>
            <w:r>
              <w:t>e</w:t>
            </w:r>
            <w:r w:rsidRPr="008F075B">
              <w:rPr>
                <w:szCs w:val="24"/>
              </w:rPr>
              <w:t>n magasin lors d’un achat</w:t>
            </w:r>
            <w:r>
              <w:rPr>
                <w:szCs w:val="24"/>
              </w:rPr>
              <w:t>, soit avec</w:t>
            </w:r>
            <w:r w:rsidRPr="008F075B">
              <w:rPr>
                <w:szCs w:val="24"/>
              </w:rPr>
              <w:t xml:space="preserve"> la création de la carte de fidélité</w:t>
            </w:r>
            <w:r>
              <w:rPr>
                <w:szCs w:val="24"/>
              </w:rPr>
              <w:t xml:space="preserve">, soit avec </w:t>
            </w:r>
            <w:r w:rsidRPr="008F075B">
              <w:rPr>
                <w:szCs w:val="24"/>
              </w:rPr>
              <w:t>la création d’un compte client en ligne.</w:t>
            </w:r>
            <w:r>
              <w:rPr>
                <w:szCs w:val="24"/>
              </w:rPr>
              <w:t xml:space="preserve"> </w:t>
            </w:r>
            <w:r w:rsidRPr="00AD35AA">
              <w:t xml:space="preserve">Le risque de passer dans les spams est élevé. </w:t>
            </w:r>
          </w:p>
        </w:tc>
      </w:tr>
      <w:tr w:rsidR="008F075B" w:rsidRPr="00AD35AA" w14:paraId="58237C86"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80" w14:textId="77777777" w:rsidR="008F075B" w:rsidRPr="00AD35AA" w:rsidRDefault="008F075B" w:rsidP="00205B8C">
            <w:r w:rsidRPr="00AD35AA">
              <w:t>Le compte client / site internet</w:t>
            </w:r>
          </w:p>
        </w:tc>
        <w:tc>
          <w:tcPr>
            <w:tcW w:w="5097" w:type="dxa"/>
          </w:tcPr>
          <w:p w14:paraId="58237C81"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 xml:space="preserve">La visite sur le site internet permet de créer un compte au client. Le client peut simplement laisser ses coordonnées en échange d’une documentation ou créer </w:t>
            </w:r>
            <w:r w:rsidRPr="00AD35AA">
              <w:lastRenderedPageBreak/>
              <w:t xml:space="preserve">un compte afin de réaliser un achat. </w:t>
            </w:r>
          </w:p>
        </w:tc>
        <w:tc>
          <w:tcPr>
            <w:tcW w:w="4142" w:type="dxa"/>
          </w:tcPr>
          <w:p w14:paraId="58237C82" w14:textId="77777777" w:rsidR="008F075B"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lastRenderedPageBreak/>
              <w:t xml:space="preserve">Le site internet permet d’ailleurs à l’entreprise d’avoir une vitrine permanente et accessible. </w:t>
            </w:r>
          </w:p>
          <w:p w14:paraId="58237C83" w14:textId="77777777" w:rsidR="008F075B" w:rsidRDefault="008F075B" w:rsidP="00866802">
            <w:pPr>
              <w:cnfStyle w:val="000000100000" w:firstRow="0" w:lastRow="0" w:firstColumn="0" w:lastColumn="0" w:oddVBand="0" w:evenVBand="0" w:oddHBand="1" w:evenHBand="0" w:firstRowFirstColumn="0" w:firstRowLastColumn="0" w:lastRowFirstColumn="0" w:lastRowLastColumn="0"/>
            </w:pPr>
          </w:p>
          <w:p w14:paraId="58237C84"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Les possibilités sont multiples et adaptables au budget de l’entreprise.</w:t>
            </w:r>
          </w:p>
        </w:tc>
        <w:tc>
          <w:tcPr>
            <w:tcW w:w="0" w:type="auto"/>
          </w:tcPr>
          <w:p w14:paraId="58237C85" w14:textId="6BF8A1FC"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lastRenderedPageBreak/>
              <w:t>L’existence d’un compte client implique que la relation client soit ensuite nourrie régulièrement avec des newsletter</w:t>
            </w:r>
            <w:r>
              <w:t>s</w:t>
            </w:r>
            <w:r w:rsidRPr="00AD35AA">
              <w:t xml:space="preserve"> ou des </w:t>
            </w:r>
            <w:r w:rsidRPr="00AD35AA">
              <w:lastRenderedPageBreak/>
              <w:t>emailings. C’est une porte d’entrée pour les programmes de fidélisation</w:t>
            </w:r>
            <w:ins w:id="6" w:author="BATALLAN CHLOE" w:date="2022-05-03T17:02:00Z">
              <w:r w:rsidR="00866802">
                <w:t>,</w:t>
              </w:r>
            </w:ins>
            <w:r>
              <w:t xml:space="preserve"> mais elle doit être exploitée</w:t>
            </w:r>
            <w:r w:rsidRPr="00AD35AA">
              <w:t>.</w:t>
            </w:r>
          </w:p>
        </w:tc>
      </w:tr>
      <w:tr w:rsidR="008F075B" w:rsidRPr="00AD35AA" w14:paraId="58237C8B"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87" w14:textId="77777777" w:rsidR="008F075B" w:rsidRPr="00AD35AA" w:rsidRDefault="008F075B" w:rsidP="00205B8C">
            <w:r w:rsidRPr="00AD35AA">
              <w:lastRenderedPageBreak/>
              <w:t xml:space="preserve">Les programmes d’accueil </w:t>
            </w:r>
          </w:p>
        </w:tc>
        <w:tc>
          <w:tcPr>
            <w:tcW w:w="5097" w:type="dxa"/>
          </w:tcPr>
          <w:p w14:paraId="58237C88" w14:textId="77777777"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r w:rsidRPr="00AD35AA">
              <w:t xml:space="preserve">Un programme d’accueil consiste à donner au client des avantages exclusifs et exceptionnels pour célébrer cette nouvelle relation : cadeau, réduction, services gratuits, etc. </w:t>
            </w:r>
          </w:p>
        </w:tc>
        <w:tc>
          <w:tcPr>
            <w:tcW w:w="4142" w:type="dxa"/>
          </w:tcPr>
          <w:p w14:paraId="58237C89" w14:textId="77777777" w:rsidR="008F075B" w:rsidRPr="00AD35AA" w:rsidRDefault="008F075B" w:rsidP="00205B8C">
            <w:pPr>
              <w:ind w:hanging="22"/>
              <w:cnfStyle w:val="000000000000" w:firstRow="0" w:lastRow="0" w:firstColumn="0" w:lastColumn="0" w:oddVBand="0" w:evenVBand="0" w:oddHBand="0" w:evenHBand="0" w:firstRowFirstColumn="0" w:firstRowLastColumn="0" w:lastRowFirstColumn="0" w:lastRowLastColumn="0"/>
            </w:pPr>
            <w:r w:rsidRPr="00AD35AA">
              <w:t>Les possibilités sont multiples. Il donne le tempo et le ton de la relation commerciale à venir.</w:t>
            </w:r>
          </w:p>
        </w:tc>
        <w:tc>
          <w:tcPr>
            <w:tcW w:w="0" w:type="auto"/>
          </w:tcPr>
          <w:p w14:paraId="58237C8A" w14:textId="3C6B2CD2" w:rsidR="008F075B" w:rsidRPr="00AD35AA" w:rsidRDefault="008F075B" w:rsidP="00205B8C">
            <w:pPr>
              <w:ind w:firstLine="6"/>
              <w:cnfStyle w:val="000000000000" w:firstRow="0" w:lastRow="0" w:firstColumn="0" w:lastColumn="0" w:oddVBand="0" w:evenVBand="0" w:oddHBand="0" w:evenHBand="0" w:firstRowFirstColumn="0" w:firstRowLastColumn="0" w:lastRowFirstColumn="0" w:lastRowLastColumn="0"/>
            </w:pPr>
            <w:r w:rsidRPr="00AD35AA">
              <w:t>Le programme d’accueil doit être réussi</w:t>
            </w:r>
            <w:ins w:id="7" w:author="BATALLAN CHLOE" w:date="2022-05-03T17:02:00Z">
              <w:r w:rsidR="00866802">
                <w:t>,</w:t>
              </w:r>
            </w:ins>
            <w:r w:rsidRPr="00AD35AA">
              <w:t xml:space="preserve"> sans quoi</w:t>
            </w:r>
            <w:del w:id="8" w:author="BATALLAN CHLOE" w:date="2022-05-03T17:02:00Z">
              <w:r w:rsidRPr="00AD35AA" w:rsidDel="00866802">
                <w:delText>,</w:delText>
              </w:r>
            </w:del>
            <w:r w:rsidRPr="00AD35AA">
              <w:t xml:space="preserve"> les conséquences en termes d’attrition peuvent être lourdes.</w:t>
            </w:r>
          </w:p>
        </w:tc>
      </w:tr>
      <w:tr w:rsidR="008F075B" w:rsidRPr="00AD35AA" w14:paraId="58237C90"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8C" w14:textId="77777777" w:rsidR="008F075B" w:rsidRPr="00AD35AA" w:rsidRDefault="008F075B" w:rsidP="00205B8C">
            <w:r w:rsidRPr="00AD35AA">
              <w:t>Le parrainage</w:t>
            </w:r>
          </w:p>
        </w:tc>
        <w:tc>
          <w:tcPr>
            <w:tcW w:w="5097" w:type="dxa"/>
          </w:tcPr>
          <w:p w14:paraId="58237C8D"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 xml:space="preserve">Utilisé à la fois comme outil de conquête et de fidélisation, le parrainage permet à un client fidèle de parrainer un nouveau client en contrepartie d’avantages pour le parrain comme pour le filleul. </w:t>
            </w:r>
          </w:p>
        </w:tc>
        <w:tc>
          <w:tcPr>
            <w:tcW w:w="4142" w:type="dxa"/>
          </w:tcPr>
          <w:p w14:paraId="58237C8E"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Le coût est peu élevé et stimule un bouche à oreille positif pour la marque.</w:t>
            </w:r>
          </w:p>
        </w:tc>
        <w:tc>
          <w:tcPr>
            <w:tcW w:w="0" w:type="auto"/>
          </w:tcPr>
          <w:p w14:paraId="58237C8F"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 xml:space="preserve">Les avantages donnés au filleul doivent être suffisants. Si le filleul se plaint, l’entreprise peut perdre à la fois le filleul et le parrain. </w:t>
            </w:r>
          </w:p>
        </w:tc>
      </w:tr>
      <w:tr w:rsidR="008F075B" w:rsidRPr="00AD35AA" w14:paraId="58237C96"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91" w14:textId="77777777" w:rsidR="008F075B" w:rsidRPr="00AD35AA" w:rsidRDefault="008F075B" w:rsidP="00205B8C">
            <w:r w:rsidRPr="00AD35AA">
              <w:t>Les ventes privées</w:t>
            </w:r>
          </w:p>
        </w:tc>
        <w:tc>
          <w:tcPr>
            <w:tcW w:w="5097" w:type="dxa"/>
          </w:tcPr>
          <w:p w14:paraId="58237C92" w14:textId="77777777"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r w:rsidRPr="00AD35AA">
              <w:t xml:space="preserve">Cela consiste à organiser en magasin ou sur le site internet, une vente exclusive pour certains clients : nouvelle collection, réductions exceptionnelles etc. </w:t>
            </w:r>
          </w:p>
        </w:tc>
        <w:tc>
          <w:tcPr>
            <w:tcW w:w="4142" w:type="dxa"/>
          </w:tcPr>
          <w:p w14:paraId="58237C93" w14:textId="77777777" w:rsidR="008F075B" w:rsidRDefault="008F075B" w:rsidP="00205B8C">
            <w:pPr>
              <w:ind w:hanging="22"/>
              <w:cnfStyle w:val="000000000000" w:firstRow="0" w:lastRow="0" w:firstColumn="0" w:lastColumn="0" w:oddVBand="0" w:evenVBand="0" w:oddHBand="0" w:evenHBand="0" w:firstRowFirstColumn="0" w:firstRowLastColumn="0" w:lastRowFirstColumn="0" w:lastRowLastColumn="0"/>
            </w:pPr>
            <w:r w:rsidRPr="00AD35AA">
              <w:t xml:space="preserve">Ce type d’évènement renforce le sentiment de privilège chez le client. </w:t>
            </w:r>
          </w:p>
          <w:p w14:paraId="58237C94" w14:textId="77777777" w:rsidR="008F075B" w:rsidRPr="00AD35AA" w:rsidRDefault="008F075B" w:rsidP="00205B8C">
            <w:pPr>
              <w:ind w:hanging="22"/>
              <w:cnfStyle w:val="000000000000" w:firstRow="0" w:lastRow="0" w:firstColumn="0" w:lastColumn="0" w:oddVBand="0" w:evenVBand="0" w:oddHBand="0" w:evenHBand="0" w:firstRowFirstColumn="0" w:firstRowLastColumn="0" w:lastRowFirstColumn="0" w:lastRowLastColumn="0"/>
            </w:pPr>
            <w:r w:rsidRPr="00AD35AA">
              <w:t>Elles peuvent se coupler avec une carte de fidélité.</w:t>
            </w:r>
          </w:p>
        </w:tc>
        <w:tc>
          <w:tcPr>
            <w:tcW w:w="0" w:type="auto"/>
          </w:tcPr>
          <w:p w14:paraId="58237C95" w14:textId="77777777" w:rsidR="008F075B" w:rsidRPr="00AD35AA" w:rsidRDefault="008F075B" w:rsidP="00205B8C">
            <w:pPr>
              <w:ind w:firstLine="6"/>
              <w:cnfStyle w:val="000000000000" w:firstRow="0" w:lastRow="0" w:firstColumn="0" w:lastColumn="0" w:oddVBand="0" w:evenVBand="0" w:oddHBand="0" w:evenHBand="0" w:firstRowFirstColumn="0" w:firstRowLastColumn="0" w:lastRowFirstColumn="0" w:lastRowLastColumn="0"/>
            </w:pPr>
            <w:r w:rsidRPr="00AD35AA">
              <w:t>Le coût peut cependant être lourd et l’organisation</w:t>
            </w:r>
            <w:del w:id="9" w:author="BATALLAN CHLOE" w:date="2022-05-03T17:02:00Z">
              <w:r w:rsidRPr="00AD35AA" w:rsidDel="00866802">
                <w:delText>,</w:delText>
              </w:r>
            </w:del>
            <w:r w:rsidRPr="00AD35AA">
              <w:t xml:space="preserve"> également. </w:t>
            </w:r>
          </w:p>
        </w:tc>
      </w:tr>
      <w:tr w:rsidR="008F075B" w:rsidRPr="00AD35AA" w14:paraId="58237C9C"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97" w14:textId="77777777" w:rsidR="008F075B" w:rsidRPr="00AD35AA" w:rsidRDefault="008F075B" w:rsidP="00205B8C">
            <w:r w:rsidRPr="00AD35AA">
              <w:t>Les mailings/emailings</w:t>
            </w:r>
          </w:p>
        </w:tc>
        <w:tc>
          <w:tcPr>
            <w:tcW w:w="5097" w:type="dxa"/>
          </w:tcPr>
          <w:p w14:paraId="58237C98"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rsidRPr="00AD35AA">
              <w:t xml:space="preserve">Outil de communication issu du marketing direct, l’envoi d’un mailing/emailing permet de tisser une relation dans le temps avec le client. </w:t>
            </w:r>
          </w:p>
        </w:tc>
        <w:tc>
          <w:tcPr>
            <w:tcW w:w="4142" w:type="dxa"/>
          </w:tcPr>
          <w:p w14:paraId="58237C99"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 xml:space="preserve">Dans un mailing/emailing, l’entreprise rappelle systématiquement l’intensité de la relation </w:t>
            </w:r>
            <w:r>
              <w:t>avec le client</w:t>
            </w:r>
            <w:r w:rsidRPr="00AD35AA">
              <w:t xml:space="preserve"> et souligne </w:t>
            </w:r>
            <w:r>
              <w:t xml:space="preserve">son </w:t>
            </w:r>
            <w:r w:rsidRPr="00AD35AA">
              <w:t>importance. Ils sont donc fortement vecteurs des sentiments d’appartenance et de privilège pour le client.</w:t>
            </w:r>
            <w:r>
              <w:t xml:space="preserve"> Ils ont également vocation à déclencher un nouvel achat.</w:t>
            </w:r>
          </w:p>
        </w:tc>
        <w:tc>
          <w:tcPr>
            <w:tcW w:w="0" w:type="auto"/>
          </w:tcPr>
          <w:p w14:paraId="58237C9A"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Ils impliquent un suivi important si on veut pouvoir estimer le retour sur investissement et la portée de l’opération.</w:t>
            </w:r>
          </w:p>
          <w:p w14:paraId="58237C9B"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Il existe également un risque de saturation de la part du client.</w:t>
            </w:r>
          </w:p>
        </w:tc>
      </w:tr>
      <w:tr w:rsidR="008F075B" w:rsidRPr="00AD35AA" w14:paraId="58237CA1"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9D" w14:textId="77777777" w:rsidR="008F075B" w:rsidRPr="00AD35AA" w:rsidRDefault="008F075B" w:rsidP="00205B8C">
            <w:r>
              <w:t>Les applications mobiles</w:t>
            </w:r>
          </w:p>
        </w:tc>
        <w:tc>
          <w:tcPr>
            <w:tcW w:w="5097" w:type="dxa"/>
          </w:tcPr>
          <w:p w14:paraId="58237C9E" w14:textId="1F1618E2" w:rsidR="008F075B" w:rsidRPr="00AD35AA" w:rsidRDefault="008F075B" w:rsidP="00205B8C">
            <w:pPr>
              <w:cnfStyle w:val="000000000000" w:firstRow="0" w:lastRow="0" w:firstColumn="0" w:lastColumn="0" w:oddVBand="0" w:evenVBand="0" w:oddHBand="0" w:evenHBand="0" w:firstRowFirstColumn="0" w:firstRowLastColumn="0" w:lastRowFirstColumn="0" w:lastRowLastColumn="0"/>
            </w:pPr>
            <w:r>
              <w:t>L’application de la marque se télécharge sur le smartphone du client pour pouvoir bénéficier des services qu’elle offre. Elle implique de pouvoir activer des notifications push pour un dialogue privé et intime avec le client</w:t>
            </w:r>
            <w:ins w:id="10" w:author="BATALLAN CHLOE" w:date="2022-05-03T17:03:00Z">
              <w:r w:rsidR="0016331D">
                <w:t>,</w:t>
              </w:r>
            </w:ins>
            <w:r>
              <w:t xml:space="preserve"> et d’offrir un contenu de qualité. Elle peut intégrer de la gamification et rendre ludique la relation client. Elle doit aussi offrir des avantages : offres ou services spéciaux.</w:t>
            </w:r>
          </w:p>
        </w:tc>
        <w:tc>
          <w:tcPr>
            <w:tcW w:w="4142" w:type="dxa"/>
          </w:tcPr>
          <w:p w14:paraId="58237C9F" w14:textId="77777777" w:rsidR="008F075B" w:rsidRDefault="008F075B" w:rsidP="00205B8C">
            <w:pPr>
              <w:ind w:hanging="22"/>
              <w:cnfStyle w:val="000000000000" w:firstRow="0" w:lastRow="0" w:firstColumn="0" w:lastColumn="0" w:oddVBand="0" w:evenVBand="0" w:oddHBand="0" w:evenHBand="0" w:firstRowFirstColumn="0" w:firstRowLastColumn="0" w:lastRowFirstColumn="0" w:lastRowLastColumn="0"/>
            </w:pPr>
            <w:r>
              <w:t>C’est un outil de communication direct avec le client, l’application permet d’affirmer une image moderne pour l’enseigne.</w:t>
            </w:r>
          </w:p>
        </w:tc>
        <w:tc>
          <w:tcPr>
            <w:tcW w:w="0" w:type="auto"/>
          </w:tcPr>
          <w:p w14:paraId="58237CA0" w14:textId="1D9D0402" w:rsidR="008F075B" w:rsidRPr="00AD35AA" w:rsidRDefault="008F075B" w:rsidP="00205B8C">
            <w:pPr>
              <w:ind w:firstLine="6"/>
              <w:cnfStyle w:val="000000000000" w:firstRow="0" w:lastRow="0" w:firstColumn="0" w:lastColumn="0" w:oddVBand="0" w:evenVBand="0" w:oddHBand="0" w:evenHBand="0" w:firstRowFirstColumn="0" w:firstRowLastColumn="0" w:lastRowFirstColumn="0" w:lastRowLastColumn="0"/>
            </w:pPr>
            <w:r>
              <w:t xml:space="preserve">L’expérience utilisateur doit être fluide et agréable. Le design de l’application doit donc être </w:t>
            </w:r>
            <w:del w:id="11" w:author="BATALLAN CHLOE" w:date="2022-05-03T17:03:00Z">
              <w:r w:rsidDel="0009138F">
                <w:delText>optimum</w:delText>
              </w:r>
            </w:del>
            <w:ins w:id="12" w:author="BATALLAN CHLOE" w:date="2022-05-03T17:03:00Z">
              <w:r w:rsidR="0009138F">
                <w:t>optim</w:t>
              </w:r>
              <w:r w:rsidR="0009138F">
                <w:t>al</w:t>
              </w:r>
            </w:ins>
            <w:r>
              <w:t>. L’application doit aussi offrir une réelle plus-value dans la relation client</w:t>
            </w:r>
            <w:ins w:id="13" w:author="BATALLAN CHLOE" w:date="2022-05-03T17:03:00Z">
              <w:r w:rsidR="0009138F">
                <w:t>,</w:t>
              </w:r>
            </w:ins>
            <w:r>
              <w:t xml:space="preserve"> au risque d’être téléchargée puis rapidement abandonnée par le client. </w:t>
            </w:r>
          </w:p>
        </w:tc>
      </w:tr>
      <w:tr w:rsidR="008F075B" w:rsidRPr="00AD35AA" w14:paraId="58237CA8" w14:textId="77777777" w:rsidTr="0045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37CA2" w14:textId="77777777" w:rsidR="008F075B" w:rsidRPr="00AD35AA" w:rsidRDefault="008F075B" w:rsidP="00205B8C">
            <w:r w:rsidRPr="00AD35AA">
              <w:t xml:space="preserve">Les réseaux sociaux </w:t>
            </w:r>
          </w:p>
        </w:tc>
        <w:tc>
          <w:tcPr>
            <w:tcW w:w="5097" w:type="dxa"/>
          </w:tcPr>
          <w:p w14:paraId="58237CA3" w14:textId="77777777" w:rsidR="008F075B" w:rsidRPr="00AD35AA" w:rsidRDefault="008F075B" w:rsidP="00205B8C">
            <w:pPr>
              <w:cnfStyle w:val="000000100000" w:firstRow="0" w:lastRow="0" w:firstColumn="0" w:lastColumn="0" w:oddVBand="0" w:evenVBand="0" w:oddHBand="1" w:evenHBand="0" w:firstRowFirstColumn="0" w:firstRowLastColumn="0" w:lastRowFirstColumn="0" w:lastRowLastColumn="0"/>
            </w:pPr>
            <w:r>
              <w:t xml:space="preserve">Les marques peuvent détenir un ou plusieurs comptes sur les réseaux sociaux : </w:t>
            </w:r>
            <w:r w:rsidR="00000859">
              <w:t>Instagram</w:t>
            </w:r>
            <w:r>
              <w:t xml:space="preserve">, </w:t>
            </w:r>
            <w:r w:rsidR="00000859">
              <w:t>Facebook</w:t>
            </w:r>
            <w:r>
              <w:t xml:space="preserve">, </w:t>
            </w:r>
            <w:r w:rsidR="00000859">
              <w:t>Pinterest</w:t>
            </w:r>
            <w:r>
              <w:t xml:space="preserve">… </w:t>
            </w:r>
            <w:r w:rsidR="00000859">
              <w:t>Elles y publient</w:t>
            </w:r>
            <w:r>
              <w:t xml:space="preserve"> du contenu et interagissent avec les internautes dans une perspective relationnelle. </w:t>
            </w:r>
          </w:p>
        </w:tc>
        <w:tc>
          <w:tcPr>
            <w:tcW w:w="4142" w:type="dxa"/>
          </w:tcPr>
          <w:p w14:paraId="58237CA4"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r w:rsidRPr="00AD35AA">
              <w:t xml:space="preserve">La création de communauté de partage sur les réseaux sociaux (Facebook, Instagram) engendre un fort sentiment d’appartenance et permet au client de s’impliquer et de dialoguer avec la marque. </w:t>
            </w:r>
          </w:p>
          <w:p w14:paraId="58237CA5" w14:textId="77777777" w:rsidR="008F075B" w:rsidRPr="00AD35AA" w:rsidRDefault="008F075B" w:rsidP="00205B8C">
            <w:pPr>
              <w:ind w:hanging="22"/>
              <w:cnfStyle w:val="000000100000" w:firstRow="0" w:lastRow="0" w:firstColumn="0" w:lastColumn="0" w:oddVBand="0" w:evenVBand="0" w:oddHBand="1" w:evenHBand="0" w:firstRowFirstColumn="0" w:firstRowLastColumn="0" w:lastRowFirstColumn="0" w:lastRowLastColumn="0"/>
            </w:pPr>
          </w:p>
        </w:tc>
        <w:tc>
          <w:tcPr>
            <w:tcW w:w="0" w:type="auto"/>
          </w:tcPr>
          <w:p w14:paraId="58237CA6"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L’animation de comptes sociaux implique la mise en place d’un community management de qualité.</w:t>
            </w:r>
          </w:p>
          <w:p w14:paraId="58237CA7" w14:textId="77777777" w:rsidR="008F075B" w:rsidRPr="00AD35AA" w:rsidRDefault="008F075B" w:rsidP="00205B8C">
            <w:pPr>
              <w:ind w:firstLine="6"/>
              <w:cnfStyle w:val="000000100000" w:firstRow="0" w:lastRow="0" w:firstColumn="0" w:lastColumn="0" w:oddVBand="0" w:evenVBand="0" w:oddHBand="1" w:evenHBand="0" w:firstRowFirstColumn="0" w:firstRowLastColumn="0" w:lastRowFirstColumn="0" w:lastRowLastColumn="0"/>
            </w:pPr>
            <w:r w:rsidRPr="00AD35AA">
              <w:t xml:space="preserve">Il existe un risque pour l’e-réputation de l’entreprise. </w:t>
            </w:r>
          </w:p>
        </w:tc>
      </w:tr>
      <w:tr w:rsidR="008F075B" w:rsidRPr="00DA1117" w14:paraId="58237CAD" w14:textId="77777777" w:rsidTr="0045348B">
        <w:tc>
          <w:tcPr>
            <w:cnfStyle w:val="001000000000" w:firstRow="0" w:lastRow="0" w:firstColumn="1" w:lastColumn="0" w:oddVBand="0" w:evenVBand="0" w:oddHBand="0" w:evenHBand="0" w:firstRowFirstColumn="0" w:firstRowLastColumn="0" w:lastRowFirstColumn="0" w:lastRowLastColumn="0"/>
            <w:tcW w:w="0" w:type="auto"/>
          </w:tcPr>
          <w:p w14:paraId="58237CA9" w14:textId="77777777" w:rsidR="008F075B" w:rsidRPr="00DA1117" w:rsidRDefault="008F075B" w:rsidP="00205B8C">
            <w:r w:rsidRPr="00DA1117">
              <w:t>Le marketing après-vente</w:t>
            </w:r>
          </w:p>
        </w:tc>
        <w:tc>
          <w:tcPr>
            <w:tcW w:w="5097" w:type="dxa"/>
          </w:tcPr>
          <w:p w14:paraId="58237CAA" w14:textId="77777777" w:rsidR="008F075B" w:rsidRPr="00DA1117" w:rsidRDefault="008F075B" w:rsidP="00205B8C">
            <w:pPr>
              <w:cnfStyle w:val="000000000000" w:firstRow="0" w:lastRow="0" w:firstColumn="0" w:lastColumn="0" w:oddVBand="0" w:evenVBand="0" w:oddHBand="0" w:evenHBand="0" w:firstRowFirstColumn="0" w:firstRowLastColumn="0" w:lastRowFirstColumn="0" w:lastRowLastColumn="0"/>
            </w:pPr>
            <w:r w:rsidRPr="00DA1117">
              <w:t xml:space="preserve">La gestion des réclamations, le service après-vente, le suivi de la relation client au travers du service client sont des éléments sources de satisfaction comme d’insatisfaction pour le client. </w:t>
            </w:r>
          </w:p>
        </w:tc>
        <w:tc>
          <w:tcPr>
            <w:tcW w:w="4142" w:type="dxa"/>
          </w:tcPr>
          <w:p w14:paraId="58237CAB" w14:textId="77777777" w:rsidR="008F075B" w:rsidRPr="00DA1117" w:rsidRDefault="008F075B" w:rsidP="00205B8C">
            <w:pPr>
              <w:ind w:hanging="22"/>
              <w:cnfStyle w:val="000000000000" w:firstRow="0" w:lastRow="0" w:firstColumn="0" w:lastColumn="0" w:oddVBand="0" w:evenVBand="0" w:oddHBand="0" w:evenHBand="0" w:firstRowFirstColumn="0" w:firstRowLastColumn="0" w:lastRowFirstColumn="0" w:lastRowLastColumn="0"/>
            </w:pPr>
            <w:r w:rsidRPr="00DA1117">
              <w:t>Ils permettent une remontée rapide des informations.</w:t>
            </w:r>
          </w:p>
        </w:tc>
        <w:tc>
          <w:tcPr>
            <w:tcW w:w="0" w:type="auto"/>
          </w:tcPr>
          <w:p w14:paraId="58237CAC" w14:textId="77777777" w:rsidR="008F075B" w:rsidRPr="00DA1117" w:rsidRDefault="008F075B" w:rsidP="008F075B">
            <w:pPr>
              <w:ind w:firstLine="6"/>
              <w:cnfStyle w:val="000000000000" w:firstRow="0" w:lastRow="0" w:firstColumn="0" w:lastColumn="0" w:oddVBand="0" w:evenVBand="0" w:oddHBand="0" w:evenHBand="0" w:firstRowFirstColumn="0" w:firstRowLastColumn="0" w:lastRowFirstColumn="0" w:lastRowLastColumn="0"/>
            </w:pPr>
            <w:r w:rsidRPr="00DA1117">
              <w:t xml:space="preserve">Un marketing après-vente de qualité implique des investissements importants (service téléphonique, chat, etc.). En cas de </w:t>
            </w:r>
            <w:r>
              <w:t>problème</w:t>
            </w:r>
            <w:r w:rsidRPr="00DA1117">
              <w:t>, le consommateur mécontent n’hésite pas à se plaindre publiquement.</w:t>
            </w:r>
          </w:p>
        </w:tc>
      </w:tr>
    </w:tbl>
    <w:p w14:paraId="58237CAE" w14:textId="77777777" w:rsidR="00D615CC" w:rsidRDefault="0009138F"/>
    <w:sectPr w:rsidR="00D615CC" w:rsidSect="00D5245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GuidePedagoTimes-Bold">
    <w:altName w:val="Calibri"/>
    <w:panose1 w:val="00000000000000000000"/>
    <w:charset w:val="4D"/>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945581"/>
    <w:multiLevelType w:val="hybridMultilevel"/>
    <w:tmpl w:val="A5808D9C"/>
    <w:lvl w:ilvl="0" w:tplc="8B94104C">
      <w:start w:val="2"/>
      <w:numFmt w:val="bullet"/>
      <w:lvlText w:val="-"/>
      <w:lvlJc w:val="left"/>
      <w:pPr>
        <w:ind w:left="720" w:hanging="360"/>
      </w:pPr>
      <w:rPr>
        <w:rFonts w:ascii="GuidePedagogique" w:eastAsia="Times New Roman" w:hAnsi="GuidePedagogique" w:cs="GuidePedagoTimes-Bold"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TALLAN CHLOE">
    <w15:presenceInfo w15:providerId="AD" w15:userId="S::CBATALLAN@editions-foucher.fr::144d9023-319f-490e-a914-2280469a9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D52455"/>
    <w:rsid w:val="00000859"/>
    <w:rsid w:val="0009138F"/>
    <w:rsid w:val="0016331D"/>
    <w:rsid w:val="001C21D7"/>
    <w:rsid w:val="00244B2E"/>
    <w:rsid w:val="0045348B"/>
    <w:rsid w:val="004A4485"/>
    <w:rsid w:val="004D2A39"/>
    <w:rsid w:val="00866802"/>
    <w:rsid w:val="008F075B"/>
    <w:rsid w:val="00AD746E"/>
    <w:rsid w:val="00D01D4A"/>
    <w:rsid w:val="00D17C74"/>
    <w:rsid w:val="00D52455"/>
    <w:rsid w:val="00EF6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7C54"/>
  <w15:chartTrackingRefBased/>
  <w15:docId w15:val="{88C7E57B-1F0C-4113-A735-FBD1B49F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line="269" w:lineRule="auto"/>
        <w:ind w:firstLine="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455"/>
    <w:pPr>
      <w:spacing w:line="240" w:lineRule="auto"/>
      <w:ind w:firstLine="0"/>
      <w:jc w:val="left"/>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aliases w:val="Tableau 1re page"/>
    <w:basedOn w:val="TableauNormal"/>
    <w:uiPriority w:val="59"/>
    <w:rsid w:val="00D52455"/>
    <w:pPr>
      <w:spacing w:line="240" w:lineRule="auto"/>
      <w:ind w:firstLine="0"/>
      <w:jc w:val="left"/>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D52455"/>
    <w:pPr>
      <w:spacing w:after="200" w:line="260" w:lineRule="exact"/>
      <w:ind w:left="720"/>
      <w:contextualSpacing/>
    </w:pPr>
    <w:rPr>
      <w:rFonts w:eastAsiaTheme="minorHAnsi" w:cstheme="minorBidi"/>
      <w:szCs w:val="22"/>
      <w:lang w:eastAsia="en-US"/>
    </w:rPr>
  </w:style>
  <w:style w:type="table" w:styleId="TableauGrille2-Accentuation5">
    <w:name w:val="Grid Table 2 Accent 5"/>
    <w:basedOn w:val="TableauNormal"/>
    <w:uiPriority w:val="47"/>
    <w:rsid w:val="00D52455"/>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simple1">
    <w:name w:val="Plain Table 1"/>
    <w:basedOn w:val="TableauNormal"/>
    <w:uiPriority w:val="41"/>
    <w:rsid w:val="008F075B"/>
    <w:pPr>
      <w:spacing w:line="240" w:lineRule="auto"/>
      <w:ind w:firstLine="0"/>
      <w:jc w:val="left"/>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5">
    <w:name w:val="Grid Table 1 Light Accent 5"/>
    <w:basedOn w:val="TableauNormal"/>
    <w:uiPriority w:val="46"/>
    <w:rsid w:val="0045348B"/>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112BD6-1778-4179-803C-73292CD6D92F}">
  <ds:schemaRefs>
    <ds:schemaRef ds:uri="http://schemas.microsoft.com/sharepoint/v3/contenttype/forms"/>
  </ds:schemaRefs>
</ds:datastoreItem>
</file>

<file path=customXml/itemProps2.xml><?xml version="1.0" encoding="utf-8"?>
<ds:datastoreItem xmlns:ds="http://schemas.openxmlformats.org/officeDocument/2006/customXml" ds:itemID="{7791FE46-0505-4697-B4D9-EAAB2E373F06}"/>
</file>

<file path=customXml/itemProps3.xml><?xml version="1.0" encoding="utf-8"?>
<ds:datastoreItem xmlns:ds="http://schemas.openxmlformats.org/officeDocument/2006/customXml" ds:itemID="{2958B90F-3628-4A5A-8E69-B92759FC47DE}">
  <ds:schemaRefs>
    <ds:schemaRef ds:uri="http://schemas.openxmlformats.org/officeDocument/2006/bibliography"/>
  </ds:schemaRefs>
</ds:datastoreItem>
</file>

<file path=customXml/itemProps4.xml><?xml version="1.0" encoding="utf-8"?>
<ds:datastoreItem xmlns:ds="http://schemas.openxmlformats.org/officeDocument/2006/customXml" ds:itemID="{51CF73F8-8ADB-45DA-B061-55B218FA43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1166</Words>
  <Characters>6413</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M.D-K</dc:creator>
  <cp:keywords/>
  <dc:description/>
  <cp:lastModifiedBy>BATALLAN CHLOE</cp:lastModifiedBy>
  <cp:revision>9</cp:revision>
  <dcterms:created xsi:type="dcterms:W3CDTF">2018-11-15T10:10:00Z</dcterms:created>
  <dcterms:modified xsi:type="dcterms:W3CDTF">2022-05-03T15:04:00Z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