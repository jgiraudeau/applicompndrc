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84D4B" w14:textId="5C9315C4" w:rsidR="008B1FDB" w:rsidRPr="00C66ADD" w:rsidRDefault="0073587F">
      <w:pPr>
        <w:rPr>
          <w:b/>
          <w:bCs/>
        </w:rPr>
      </w:pPr>
      <w:r w:rsidRPr="00C66ADD">
        <w:rPr>
          <w:b/>
          <w:bCs/>
        </w:rPr>
        <w:t>Le texte du questionnaire</w:t>
      </w:r>
    </w:p>
    <w:p w14:paraId="11B6F34C" w14:textId="77777777" w:rsidR="001406AA" w:rsidRDefault="001406AA"/>
    <w:p w14:paraId="00484D4C" w14:textId="77777777" w:rsidR="0073587F" w:rsidRDefault="0073587F" w:rsidP="0073587F">
      <w:pPr>
        <w:pStyle w:val="Titre1"/>
      </w:pPr>
      <w:r>
        <w:t>Habitation Clément</w:t>
      </w:r>
    </w:p>
    <w:p w14:paraId="00484D4D" w14:textId="6BD3B182" w:rsidR="0073587F" w:rsidRDefault="0073587F" w:rsidP="0073587F">
      <w:p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Chers visiteurs,</w:t>
      </w:r>
      <w:r w:rsidRPr="006E31E3">
        <w:rPr>
          <w:rFonts w:ascii="GuidePedagogique" w:hAnsi="GuidePedagogique"/>
          <w:sz w:val="22"/>
          <w:szCs w:val="22"/>
        </w:rPr>
        <w:br/>
        <w:t xml:space="preserve">Vous venez de parcourir notre parc et l'ensemble des installations du domaine. Nous espérons que vous avez apprécié cette visite. </w:t>
      </w:r>
      <w:r w:rsidRPr="006E31E3">
        <w:rPr>
          <w:rFonts w:ascii="GuidePedagogique" w:hAnsi="GuidePedagogique"/>
          <w:sz w:val="22"/>
          <w:szCs w:val="22"/>
        </w:rPr>
        <w:br/>
        <w:t xml:space="preserve">Dans le souci de toujours améliorer nos services, nous souhaiterions avoir votre avis. </w:t>
      </w:r>
      <w:r w:rsidRPr="006E31E3">
        <w:rPr>
          <w:rFonts w:ascii="GuidePedagogique" w:hAnsi="GuidePedagogique"/>
          <w:sz w:val="22"/>
          <w:szCs w:val="22"/>
        </w:rPr>
        <w:br/>
        <w:t>Répondre à ces quelques questions ne vous prendra que quelques minutes.</w:t>
      </w:r>
    </w:p>
    <w:p w14:paraId="334DB9AB" w14:textId="77777777" w:rsidR="00C66ADD" w:rsidRPr="006E31E3" w:rsidRDefault="00C66ADD" w:rsidP="0073587F">
      <w:pPr>
        <w:rPr>
          <w:rFonts w:ascii="GuidePedagogique" w:hAnsi="GuidePedagogique"/>
          <w:sz w:val="22"/>
          <w:szCs w:val="22"/>
        </w:rPr>
      </w:pPr>
    </w:p>
    <w:p w14:paraId="00484D4E" w14:textId="77777777" w:rsidR="0073587F" w:rsidRDefault="0073587F" w:rsidP="0073587F">
      <w:pPr>
        <w:pStyle w:val="z-Hautduformulaire"/>
      </w:pPr>
      <w:r>
        <w:t>Haut du formulaire</w:t>
      </w:r>
    </w:p>
    <w:p w14:paraId="00484D4F" w14:textId="77777777" w:rsidR="0073587F" w:rsidRDefault="0073587F" w:rsidP="0073587F">
      <w:pPr>
        <w:pStyle w:val="Titre2"/>
        <w:ind w:left="720"/>
      </w:pPr>
      <w:r>
        <w:t xml:space="preserve">Votre visite </w:t>
      </w:r>
    </w:p>
    <w:p w14:paraId="00484D50" w14:textId="00CE6B57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1. Vous diriez de votre visite qu'elle a été</w:t>
      </w:r>
      <w:r w:rsidR="00D64737">
        <w:rPr>
          <w:rFonts w:ascii="GuidePedagogique" w:hAnsi="GuidePedagogique"/>
          <w:sz w:val="22"/>
          <w:szCs w:val="22"/>
        </w:rPr>
        <w:t> :</w:t>
      </w:r>
    </w:p>
    <w:p w14:paraId="00484D51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Très intéressante </w:t>
      </w:r>
    </w:p>
    <w:p w14:paraId="00484D52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Intéressante </w:t>
      </w:r>
    </w:p>
    <w:p w14:paraId="00484D53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Sans opinion </w:t>
      </w:r>
    </w:p>
    <w:p w14:paraId="00484D54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Peu intéressante </w:t>
      </w:r>
    </w:p>
    <w:p w14:paraId="00484D55" w14:textId="5C170395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Totalement inintéressante</w:t>
      </w:r>
    </w:p>
    <w:p w14:paraId="79F14171" w14:textId="77777777" w:rsidR="00372CA1" w:rsidRPr="006E31E3" w:rsidRDefault="00372CA1" w:rsidP="00372CA1">
      <w:pPr>
        <w:rPr>
          <w:rFonts w:ascii="GuidePedagogique" w:hAnsi="GuidePedagogique"/>
          <w:sz w:val="22"/>
          <w:szCs w:val="22"/>
        </w:rPr>
      </w:pPr>
    </w:p>
    <w:p w14:paraId="00484D56" w14:textId="6310951F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2. Vous diriez des informations affichées tout au long du parcours, qu'elles sont</w:t>
      </w:r>
      <w:r w:rsidR="00D64737">
        <w:rPr>
          <w:rFonts w:ascii="GuidePedagogique" w:hAnsi="GuidePedagogique"/>
          <w:sz w:val="22"/>
          <w:szCs w:val="22"/>
        </w:rPr>
        <w:t> :</w:t>
      </w:r>
    </w:p>
    <w:p w14:paraId="00484D57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Très intéressante</w:t>
      </w:r>
      <w:r>
        <w:rPr>
          <w:rFonts w:ascii="GuidePedagogique" w:hAnsi="GuidePedagogique"/>
          <w:sz w:val="22"/>
          <w:szCs w:val="22"/>
        </w:rPr>
        <w:t>s</w:t>
      </w:r>
      <w:r w:rsidRPr="006E31E3">
        <w:rPr>
          <w:rFonts w:ascii="GuidePedagogique" w:hAnsi="GuidePedagogique"/>
          <w:sz w:val="22"/>
          <w:szCs w:val="22"/>
        </w:rPr>
        <w:t xml:space="preserve"> </w:t>
      </w:r>
    </w:p>
    <w:p w14:paraId="00484D58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Intéressante</w:t>
      </w:r>
      <w:r>
        <w:rPr>
          <w:rFonts w:ascii="GuidePedagogique" w:hAnsi="GuidePedagogique"/>
          <w:sz w:val="22"/>
          <w:szCs w:val="22"/>
        </w:rPr>
        <w:t>s</w:t>
      </w:r>
      <w:r w:rsidRPr="006E31E3">
        <w:rPr>
          <w:rFonts w:ascii="GuidePedagogique" w:hAnsi="GuidePedagogique"/>
          <w:sz w:val="22"/>
          <w:szCs w:val="22"/>
        </w:rPr>
        <w:t xml:space="preserve"> </w:t>
      </w:r>
    </w:p>
    <w:p w14:paraId="00484D59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Sans opinion </w:t>
      </w:r>
    </w:p>
    <w:p w14:paraId="00484D5A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Peu intéressante</w:t>
      </w:r>
      <w:r>
        <w:rPr>
          <w:rFonts w:ascii="GuidePedagogique" w:hAnsi="GuidePedagogique"/>
          <w:sz w:val="22"/>
          <w:szCs w:val="22"/>
        </w:rPr>
        <w:t>s</w:t>
      </w:r>
    </w:p>
    <w:p w14:paraId="00484D5B" w14:textId="42495ACE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Totalement inintéressante</w:t>
      </w:r>
      <w:r>
        <w:rPr>
          <w:rFonts w:ascii="GuidePedagogique" w:hAnsi="GuidePedagogique"/>
          <w:sz w:val="22"/>
          <w:szCs w:val="22"/>
        </w:rPr>
        <w:t>s</w:t>
      </w:r>
    </w:p>
    <w:p w14:paraId="132D7ACA" w14:textId="77777777" w:rsidR="00372CA1" w:rsidRPr="006E31E3" w:rsidRDefault="00372CA1" w:rsidP="00372CA1">
      <w:pPr>
        <w:rPr>
          <w:rFonts w:ascii="GuidePedagogique" w:hAnsi="GuidePedagogique"/>
          <w:sz w:val="22"/>
          <w:szCs w:val="22"/>
        </w:rPr>
      </w:pPr>
    </w:p>
    <w:p w14:paraId="00484D5C" w14:textId="57EDAC82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3. Combien de temps avez-vous consacré à la visite du domaine</w:t>
      </w:r>
      <w:r w:rsidR="00D64737">
        <w:rPr>
          <w:rFonts w:ascii="GuidePedagogique" w:hAnsi="GuidePedagogique"/>
          <w:sz w:val="22"/>
          <w:szCs w:val="22"/>
        </w:rPr>
        <w:t> ?</w:t>
      </w:r>
    </w:p>
    <w:p w14:paraId="00484D5D" w14:textId="16824A19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Moins d</w:t>
      </w:r>
      <w:r>
        <w:rPr>
          <w:rFonts w:ascii="GuidePedagogique" w:hAnsi="GuidePedagogique" w:hint="eastAsia"/>
          <w:sz w:val="22"/>
          <w:szCs w:val="22"/>
        </w:rPr>
        <w:t>’</w:t>
      </w:r>
      <w:r w:rsidRPr="006E31E3">
        <w:rPr>
          <w:rFonts w:ascii="GuidePedagogique" w:hAnsi="GuidePedagogique"/>
          <w:sz w:val="22"/>
          <w:szCs w:val="22"/>
        </w:rPr>
        <w:t>1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heure </w:t>
      </w:r>
    </w:p>
    <w:p w14:paraId="00484D5E" w14:textId="1F6170CF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Entre 1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 et 1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30 </w:t>
      </w:r>
    </w:p>
    <w:p w14:paraId="00484D5F" w14:textId="1C1074EF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Entre 1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30 et 2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heures </w:t>
      </w:r>
    </w:p>
    <w:p w14:paraId="00484D60" w14:textId="6C12CA4B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Entre 2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heures et 2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heures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30 </w:t>
      </w:r>
    </w:p>
    <w:p w14:paraId="00484D61" w14:textId="7B7B14EB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Plus de 2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heures 30 </w:t>
      </w:r>
    </w:p>
    <w:p w14:paraId="463AA56E" w14:textId="77777777" w:rsidR="00372CA1" w:rsidRPr="00372CA1" w:rsidRDefault="00372CA1" w:rsidP="00372CA1">
      <w:pPr>
        <w:pStyle w:val="Titre2"/>
        <w:rPr>
          <w:b w:val="0"/>
          <w:bCs/>
        </w:rPr>
      </w:pPr>
    </w:p>
    <w:p w14:paraId="00484D62" w14:textId="10346CB2" w:rsidR="0073587F" w:rsidRDefault="0073587F" w:rsidP="0073587F">
      <w:pPr>
        <w:pStyle w:val="Titre2"/>
        <w:ind w:left="720"/>
      </w:pPr>
      <w:r>
        <w:t>Proposition de visite guidée</w:t>
      </w:r>
    </w:p>
    <w:p w14:paraId="00484D63" w14:textId="19F8106F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4. </w:t>
      </w:r>
      <w:r w:rsidRPr="007C3A16">
        <w:rPr>
          <w:rFonts w:ascii="GuidePedagogique" w:hAnsi="GuidePedagogique"/>
          <w:sz w:val="22"/>
          <w:szCs w:val="22"/>
        </w:rPr>
        <w:t>Si une visite guidée avait été proposée, auriez-vous été intéressé</w:t>
      </w:r>
      <w:r w:rsidR="00372CA1">
        <w:rPr>
          <w:rFonts w:ascii="GuidePedagogique" w:hAnsi="GuidePedagogique"/>
          <w:sz w:val="22"/>
          <w:szCs w:val="22"/>
        </w:rPr>
        <w:t> ?</w:t>
      </w:r>
    </w:p>
    <w:p w14:paraId="00484D64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Oui, sûrement (*</w:t>
      </w:r>
      <w:r>
        <w:rPr>
          <w:rFonts w:ascii="GuidePedagogique" w:hAnsi="GuidePedagogique"/>
          <w:sz w:val="22"/>
          <w:szCs w:val="22"/>
        </w:rPr>
        <w:t xml:space="preserve">rendez-vous à la </w:t>
      </w:r>
      <w:r w:rsidRPr="006E31E3">
        <w:rPr>
          <w:rFonts w:ascii="GuidePedagogique" w:hAnsi="GuidePedagogique"/>
          <w:sz w:val="22"/>
          <w:szCs w:val="22"/>
        </w:rPr>
        <w:t xml:space="preserve">Q5) </w:t>
      </w:r>
    </w:p>
    <w:p w14:paraId="00484D65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Oui, à condition (*</w:t>
      </w:r>
      <w:r>
        <w:rPr>
          <w:rFonts w:ascii="GuidePedagogique" w:hAnsi="GuidePedagogique"/>
          <w:sz w:val="22"/>
          <w:szCs w:val="22"/>
        </w:rPr>
        <w:t xml:space="preserve">rendez-vous à la </w:t>
      </w:r>
      <w:r w:rsidRPr="006E31E3">
        <w:rPr>
          <w:rFonts w:ascii="GuidePedagogique" w:hAnsi="GuidePedagogique"/>
          <w:sz w:val="22"/>
          <w:szCs w:val="22"/>
        </w:rPr>
        <w:t xml:space="preserve">Q5) </w:t>
      </w:r>
    </w:p>
    <w:p w14:paraId="00484D66" w14:textId="356964EF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Non, sûrement pas (*</w:t>
      </w:r>
      <w:r>
        <w:rPr>
          <w:rFonts w:ascii="GuidePedagogique" w:hAnsi="GuidePedagogique"/>
          <w:sz w:val="22"/>
          <w:szCs w:val="22"/>
        </w:rPr>
        <w:t xml:space="preserve">rendez-vous à la </w:t>
      </w:r>
      <w:r w:rsidRPr="006E31E3">
        <w:rPr>
          <w:rFonts w:ascii="GuidePedagogique" w:hAnsi="GuidePedagogique"/>
          <w:sz w:val="22"/>
          <w:szCs w:val="22"/>
        </w:rPr>
        <w:t>Q8)</w:t>
      </w:r>
    </w:p>
    <w:p w14:paraId="2751F839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67" w14:textId="6A7B1682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5. Quel prix total auriez-vous été prêt à payer pour participer à une visite guidée</w:t>
      </w:r>
      <w:r w:rsidR="002A51E1">
        <w:rPr>
          <w:rFonts w:ascii="GuidePedagogique" w:hAnsi="GuidePedagogique"/>
          <w:sz w:val="22"/>
          <w:szCs w:val="22"/>
        </w:rPr>
        <w:t> ?</w:t>
      </w:r>
    </w:p>
    <w:p w14:paraId="00484D68" w14:textId="4AAC7AED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L</w:t>
      </w:r>
      <w:r w:rsidRPr="006E31E3">
        <w:rPr>
          <w:rFonts w:ascii="GuidePedagogique" w:hAnsi="GuidePedagogique"/>
          <w:sz w:val="22"/>
          <w:szCs w:val="22"/>
        </w:rPr>
        <w:t>e prix actuel du billet d'entrée</w:t>
      </w:r>
      <w:r>
        <w:rPr>
          <w:rFonts w:ascii="GuidePedagogique" w:hAnsi="GuidePedagogique"/>
          <w:sz w:val="22"/>
          <w:szCs w:val="22"/>
        </w:rPr>
        <w:t>, soit 13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>
        <w:rPr>
          <w:rFonts w:ascii="GuidePedagogique" w:hAnsi="GuidePedagogique"/>
          <w:sz w:val="22"/>
          <w:szCs w:val="22"/>
        </w:rPr>
        <w:t>€</w:t>
      </w:r>
      <w:r w:rsidRPr="006E31E3">
        <w:rPr>
          <w:rFonts w:ascii="GuidePedagogique" w:hAnsi="GuidePedagogique"/>
          <w:sz w:val="22"/>
          <w:szCs w:val="22"/>
        </w:rPr>
        <w:t>.</w:t>
      </w:r>
    </w:p>
    <w:p w14:paraId="00484D69" w14:textId="3384A744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Au maximum 15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€.</w:t>
      </w:r>
    </w:p>
    <w:p w14:paraId="00484D6A" w14:textId="573DE063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Entre </w:t>
      </w:r>
      <w:r>
        <w:rPr>
          <w:rFonts w:ascii="GuidePedagogique" w:hAnsi="GuidePedagogique"/>
          <w:sz w:val="22"/>
          <w:szCs w:val="22"/>
        </w:rPr>
        <w:t>15 et 18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€.</w:t>
      </w:r>
    </w:p>
    <w:p w14:paraId="00484D6B" w14:textId="37A2DD86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Plus de </w:t>
      </w:r>
      <w:r>
        <w:rPr>
          <w:rFonts w:ascii="GuidePedagogique" w:hAnsi="GuidePedagogique"/>
          <w:sz w:val="22"/>
          <w:szCs w:val="22"/>
        </w:rPr>
        <w:t>18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€.</w:t>
      </w:r>
    </w:p>
    <w:p w14:paraId="7E19205D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6C" w14:textId="40BD953F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6. Quelle pourrait être la durée d</w:t>
      </w:r>
      <w:r>
        <w:rPr>
          <w:rFonts w:ascii="GuidePedagogique" w:hAnsi="GuidePedagogique" w:hint="eastAsia"/>
          <w:sz w:val="22"/>
          <w:szCs w:val="22"/>
        </w:rPr>
        <w:t>’</w:t>
      </w:r>
      <w:r>
        <w:rPr>
          <w:rFonts w:ascii="GuidePedagogique" w:hAnsi="GuidePedagogique"/>
          <w:sz w:val="22"/>
          <w:szCs w:val="22"/>
        </w:rPr>
        <w:t xml:space="preserve">une </w:t>
      </w:r>
      <w:r w:rsidRPr="006E31E3">
        <w:rPr>
          <w:rFonts w:ascii="GuidePedagogique" w:hAnsi="GuidePedagogique"/>
          <w:sz w:val="22"/>
          <w:szCs w:val="22"/>
        </w:rPr>
        <w:t>visite guidée</w:t>
      </w:r>
      <w:r w:rsidR="002A51E1">
        <w:rPr>
          <w:rFonts w:ascii="GuidePedagogique" w:hAnsi="GuidePedagogique"/>
          <w:sz w:val="22"/>
          <w:szCs w:val="22"/>
        </w:rPr>
        <w:t> ?</w:t>
      </w:r>
    </w:p>
    <w:p w14:paraId="00484D6D" w14:textId="381E4FFC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 plus 1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heure </w:t>
      </w:r>
    </w:p>
    <w:p w14:paraId="00484D6E" w14:textId="3BDE74C1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 plus 1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30 </w:t>
      </w:r>
    </w:p>
    <w:p w14:paraId="00484D6F" w14:textId="317E63EB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 plus 2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heures </w:t>
      </w:r>
    </w:p>
    <w:p w14:paraId="00484D70" w14:textId="63BB0FB6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Plus de 2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heures</w:t>
      </w:r>
    </w:p>
    <w:p w14:paraId="1A56B354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71" w14:textId="57A2A87D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7. Sur quelle(s) partie(s) du parc la visite guidée pourrait-elle avoir lieu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? </w:t>
      </w:r>
      <w:r>
        <w:rPr>
          <w:rFonts w:ascii="GuidePedagogique" w:hAnsi="GuidePedagogique"/>
          <w:sz w:val="22"/>
          <w:szCs w:val="22"/>
        </w:rPr>
        <w:t>(</w:t>
      </w:r>
      <w:r w:rsidR="00384D64">
        <w:rPr>
          <w:rFonts w:ascii="GuidePedagogique" w:hAnsi="GuidePedagogique"/>
          <w:sz w:val="22"/>
          <w:szCs w:val="22"/>
        </w:rPr>
        <w:t>P</w:t>
      </w:r>
      <w:r>
        <w:rPr>
          <w:rFonts w:ascii="GuidePedagogique" w:hAnsi="GuidePedagogique"/>
          <w:sz w:val="22"/>
          <w:szCs w:val="22"/>
        </w:rPr>
        <w:t>lusieurs réponses possibles</w:t>
      </w:r>
      <w:r w:rsidR="00384D64">
        <w:rPr>
          <w:rFonts w:ascii="GuidePedagogique" w:hAnsi="GuidePedagogique"/>
          <w:sz w:val="22"/>
          <w:szCs w:val="22"/>
        </w:rPr>
        <w:t>.</w:t>
      </w:r>
      <w:r>
        <w:rPr>
          <w:rFonts w:ascii="GuidePedagogique" w:hAnsi="GuidePedagogique"/>
          <w:sz w:val="22"/>
          <w:szCs w:val="22"/>
        </w:rPr>
        <w:t>)</w:t>
      </w:r>
      <w:r w:rsidR="002A51E1">
        <w:rPr>
          <w:rFonts w:ascii="GuidePedagogique" w:hAnsi="GuidePedagogique"/>
          <w:sz w:val="22"/>
          <w:szCs w:val="22"/>
        </w:rPr>
        <w:t xml:space="preserve"> </w:t>
      </w:r>
      <w:r>
        <w:rPr>
          <w:rFonts w:ascii="GuidePedagogique" w:hAnsi="GuidePedagogique"/>
          <w:sz w:val="22"/>
          <w:szCs w:val="22"/>
        </w:rPr>
        <w:t xml:space="preserve">(*rendez-vous </w:t>
      </w:r>
      <w:r w:rsidR="00987A98">
        <w:rPr>
          <w:rFonts w:ascii="GuidePedagogique" w:hAnsi="GuidePedagogique"/>
          <w:sz w:val="22"/>
          <w:szCs w:val="22"/>
        </w:rPr>
        <w:t>à la Q</w:t>
      </w:r>
      <w:r>
        <w:rPr>
          <w:rFonts w:ascii="GuidePedagogique" w:hAnsi="GuidePedagogique"/>
          <w:sz w:val="22"/>
          <w:szCs w:val="22"/>
        </w:rPr>
        <w:t>9)</w:t>
      </w:r>
    </w:p>
    <w:p w14:paraId="00484D72" w14:textId="1784D568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Sur l'ensemble du parc</w:t>
      </w:r>
    </w:p>
    <w:p w14:paraId="00484D73" w14:textId="5DFBB50C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Sur le monde botanique</w:t>
      </w:r>
    </w:p>
    <w:p w14:paraId="00484D74" w14:textId="1C5D650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Sur le monde du r</w:t>
      </w:r>
      <w:r w:rsidRPr="006E31E3">
        <w:rPr>
          <w:rFonts w:ascii="GuidePedagogique" w:hAnsi="GuidePedagogique"/>
          <w:sz w:val="22"/>
          <w:szCs w:val="22"/>
        </w:rPr>
        <w:t>hum</w:t>
      </w:r>
    </w:p>
    <w:p w14:paraId="00484D75" w14:textId="45F984F3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Sur le monde industriel</w:t>
      </w:r>
    </w:p>
    <w:p w14:paraId="00484D76" w14:textId="700401B7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Sur le monde c</w:t>
      </w:r>
      <w:r w:rsidRPr="006E31E3">
        <w:rPr>
          <w:rFonts w:ascii="GuidePedagogique" w:hAnsi="GuidePedagogique"/>
          <w:sz w:val="22"/>
          <w:szCs w:val="22"/>
        </w:rPr>
        <w:t>réole</w:t>
      </w:r>
    </w:p>
    <w:p w14:paraId="64C2AEA2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77" w14:textId="09C0958A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8. Pou</w:t>
      </w:r>
      <w:r>
        <w:rPr>
          <w:rFonts w:ascii="GuidePedagogique" w:hAnsi="GuidePedagogique"/>
          <w:sz w:val="22"/>
          <w:szCs w:val="22"/>
        </w:rPr>
        <w:t>vez</w:t>
      </w:r>
      <w:r>
        <w:rPr>
          <w:rFonts w:ascii="GuidePedagogique" w:hAnsi="GuidePedagogique" w:hint="eastAsia"/>
          <w:sz w:val="22"/>
          <w:szCs w:val="22"/>
        </w:rPr>
        <w:t>-</w:t>
      </w:r>
      <w:r>
        <w:rPr>
          <w:rFonts w:ascii="GuidePedagogique" w:hAnsi="GuidePedagogique"/>
          <w:sz w:val="22"/>
          <w:szCs w:val="22"/>
        </w:rPr>
        <w:t>vous nous expliquer pourquoi vous n'êtes</w:t>
      </w:r>
      <w:r w:rsidRPr="006E31E3">
        <w:rPr>
          <w:rFonts w:ascii="GuidePedagogique" w:hAnsi="GuidePedagogique"/>
          <w:sz w:val="22"/>
          <w:szCs w:val="22"/>
        </w:rPr>
        <w:t xml:space="preserve"> pas intéressé par une visite guidée</w:t>
      </w:r>
      <w:r w:rsidR="002A51E1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 xml:space="preserve">? </w:t>
      </w:r>
      <w:r>
        <w:rPr>
          <w:rFonts w:ascii="GuidePedagogique" w:hAnsi="GuidePedagogique"/>
          <w:sz w:val="22"/>
          <w:szCs w:val="22"/>
        </w:rPr>
        <w:t>(</w:t>
      </w:r>
      <w:r w:rsidR="00987A98">
        <w:rPr>
          <w:rFonts w:ascii="GuidePedagogique" w:hAnsi="GuidePedagogique"/>
          <w:sz w:val="22"/>
          <w:szCs w:val="22"/>
        </w:rPr>
        <w:t>P</w:t>
      </w:r>
      <w:r>
        <w:rPr>
          <w:rFonts w:ascii="GuidePedagogique" w:hAnsi="GuidePedagogique"/>
          <w:sz w:val="22"/>
          <w:szCs w:val="22"/>
        </w:rPr>
        <w:t>lusieurs réponses possibles</w:t>
      </w:r>
      <w:r w:rsidR="00987A98">
        <w:rPr>
          <w:rFonts w:ascii="GuidePedagogique" w:hAnsi="GuidePedagogique"/>
          <w:sz w:val="22"/>
          <w:szCs w:val="22"/>
        </w:rPr>
        <w:t>.</w:t>
      </w:r>
      <w:r>
        <w:rPr>
          <w:rFonts w:ascii="GuidePedagogique" w:hAnsi="GuidePedagogique"/>
          <w:sz w:val="22"/>
          <w:szCs w:val="22"/>
        </w:rPr>
        <w:t>)</w:t>
      </w:r>
    </w:p>
    <w:p w14:paraId="00484D78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lastRenderedPageBreak/>
        <w:t xml:space="preserve">C'est souvent trop long. </w:t>
      </w:r>
    </w:p>
    <w:p w14:paraId="00484D79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C'est trop difficile de suivre avec des enfants. </w:t>
      </w:r>
    </w:p>
    <w:p w14:paraId="00484D7A" w14:textId="6C9389F4" w:rsidR="0073587F" w:rsidRPr="006E31E3" w:rsidRDefault="00FE2363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>
        <w:rPr>
          <w:rFonts w:ascii="GuidePedagogique" w:hAnsi="GuidePedagogique"/>
          <w:sz w:val="22"/>
          <w:szCs w:val="22"/>
        </w:rPr>
        <w:t>J</w:t>
      </w:r>
      <w:r w:rsidR="0073587F" w:rsidRPr="006E31E3">
        <w:rPr>
          <w:rFonts w:ascii="GuidePedagogique" w:hAnsi="GuidePedagogique"/>
          <w:sz w:val="22"/>
          <w:szCs w:val="22"/>
        </w:rPr>
        <w:t xml:space="preserve">e préfère visiter à mon rythme. </w:t>
      </w:r>
    </w:p>
    <w:p w14:paraId="00484D7B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Je ne souhaite pas avoir d'explication. </w:t>
      </w:r>
    </w:p>
    <w:p w14:paraId="00484D7C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Je n'aime pas suivre un groupe. </w:t>
      </w:r>
    </w:p>
    <w:p w14:paraId="00484D7D" w14:textId="7777777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 xml:space="preserve">Les informations sur le parcours sont suffisantes. </w:t>
      </w:r>
    </w:p>
    <w:p w14:paraId="00484D7E" w14:textId="032B7865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Autre</w:t>
      </w:r>
    </w:p>
    <w:p w14:paraId="35B660D5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7F" w14:textId="77777777" w:rsidR="0073587F" w:rsidRDefault="0073587F" w:rsidP="0073587F">
      <w:pPr>
        <w:pStyle w:val="Titre2"/>
        <w:ind w:left="720"/>
      </w:pPr>
      <w:r>
        <w:t xml:space="preserve">Identification </w:t>
      </w:r>
    </w:p>
    <w:p w14:paraId="00484D80" w14:textId="79CB2FB6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9. Vous êtes venu</w:t>
      </w:r>
      <w:r w:rsidR="002A51E1">
        <w:rPr>
          <w:rFonts w:ascii="GuidePedagogique" w:hAnsi="GuidePedagogique"/>
          <w:sz w:val="22"/>
          <w:szCs w:val="22"/>
        </w:rPr>
        <w:t> :</w:t>
      </w:r>
    </w:p>
    <w:p w14:paraId="00484D81" w14:textId="3A4DB402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 famille</w:t>
      </w:r>
    </w:p>
    <w:p w14:paraId="00484D82" w14:textId="73205444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 couple</w:t>
      </w:r>
    </w:p>
    <w:p w14:paraId="00484D83" w14:textId="51FF7B94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Seul</w:t>
      </w:r>
    </w:p>
    <w:p w14:paraId="00484D84" w14:textId="5134C836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Avec un groupe</w:t>
      </w:r>
    </w:p>
    <w:p w14:paraId="00484D85" w14:textId="1A39C53A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Autre</w:t>
      </w:r>
    </w:p>
    <w:p w14:paraId="35501504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3429FC7F" w14:textId="3DFD3998" w:rsidR="002A51E1" w:rsidRDefault="0073587F" w:rsidP="002A51E1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10. Nombre d'enfants</w:t>
      </w:r>
    </w:p>
    <w:p w14:paraId="3697548F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87" w14:textId="2FDE6AC4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11. Vous venez de</w:t>
      </w:r>
      <w:r w:rsidR="002A51E1">
        <w:rPr>
          <w:rFonts w:ascii="GuidePedagogique" w:hAnsi="GuidePedagogique"/>
          <w:sz w:val="22"/>
          <w:szCs w:val="22"/>
        </w:rPr>
        <w:t> :</w:t>
      </w:r>
    </w:p>
    <w:p w14:paraId="00484D88" w14:textId="70F1AB96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France métropolitaine</w:t>
      </w:r>
    </w:p>
    <w:p w14:paraId="00484D89" w14:textId="02508FE2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Martinique</w:t>
      </w:r>
    </w:p>
    <w:p w14:paraId="00484D8A" w14:textId="67AC844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Guadeloupe</w:t>
      </w:r>
    </w:p>
    <w:p w14:paraId="00484D8B" w14:textId="0DF1B67D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États</w:t>
      </w:r>
      <w:r w:rsidR="00FE2363">
        <w:rPr>
          <w:rFonts w:ascii="GuidePedagogique" w:hAnsi="GuidePedagogique"/>
          <w:sz w:val="22"/>
          <w:szCs w:val="22"/>
        </w:rPr>
        <w:t>-</w:t>
      </w:r>
      <w:r w:rsidRPr="006E31E3">
        <w:rPr>
          <w:rFonts w:ascii="GuidePedagogique" w:hAnsi="GuidePedagogique"/>
          <w:sz w:val="22"/>
          <w:szCs w:val="22"/>
        </w:rPr>
        <w:t>Unis</w:t>
      </w:r>
    </w:p>
    <w:p w14:paraId="00484D8C" w14:textId="2F7C5885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Canada</w:t>
      </w:r>
    </w:p>
    <w:p w14:paraId="00484D8D" w14:textId="6D598DBE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Autre</w:t>
      </w:r>
    </w:p>
    <w:p w14:paraId="1F9F9E72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8E" w14:textId="25B144A4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12. Vous restez en Martinique</w:t>
      </w:r>
      <w:r w:rsidR="002A51E1">
        <w:rPr>
          <w:rFonts w:ascii="GuidePedagogique" w:hAnsi="GuidePedagogique"/>
          <w:sz w:val="22"/>
          <w:szCs w:val="22"/>
        </w:rPr>
        <w:t> :</w:t>
      </w:r>
    </w:p>
    <w:p w14:paraId="00484D8F" w14:textId="6031F3D7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Moins d</w:t>
      </w:r>
      <w:r>
        <w:rPr>
          <w:rFonts w:ascii="GuidePedagogique" w:hAnsi="GuidePedagogique" w:hint="eastAsia"/>
          <w:sz w:val="22"/>
          <w:szCs w:val="22"/>
        </w:rPr>
        <w:t>’</w:t>
      </w:r>
      <w:r w:rsidRPr="006E31E3">
        <w:rPr>
          <w:rFonts w:ascii="GuidePedagogique" w:hAnsi="GuidePedagogique"/>
          <w:sz w:val="22"/>
          <w:szCs w:val="22"/>
        </w:rPr>
        <w:t>1</w:t>
      </w:r>
      <w:r w:rsidR="00FE2363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semaine</w:t>
      </w:r>
    </w:p>
    <w:p w14:paraId="00484D90" w14:textId="3D59E560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Entre 1 et 2</w:t>
      </w:r>
      <w:r w:rsidR="00FE2363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semaines</w:t>
      </w:r>
    </w:p>
    <w:p w14:paraId="00484D91" w14:textId="6563E296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Entre 2 et 3</w:t>
      </w:r>
      <w:r w:rsidR="00FE2363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semaines</w:t>
      </w:r>
    </w:p>
    <w:p w14:paraId="00484D92" w14:textId="31E6286A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Plus de 3</w:t>
      </w:r>
      <w:r w:rsidR="00FE2363">
        <w:rPr>
          <w:rFonts w:ascii="GuidePedagogique" w:hAnsi="GuidePedagogique" w:hint="eastAsia"/>
          <w:sz w:val="22"/>
          <w:szCs w:val="22"/>
        </w:rPr>
        <w:t> </w:t>
      </w:r>
      <w:r w:rsidRPr="006E31E3">
        <w:rPr>
          <w:rFonts w:ascii="GuidePedagogique" w:hAnsi="GuidePedagogique"/>
          <w:sz w:val="22"/>
          <w:szCs w:val="22"/>
        </w:rPr>
        <w:t>semaines</w:t>
      </w:r>
    </w:p>
    <w:p w14:paraId="00484D93" w14:textId="15011632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Autre</w:t>
      </w:r>
    </w:p>
    <w:p w14:paraId="65BD35A2" w14:textId="77777777" w:rsidR="002A51E1" w:rsidRPr="00B5532E" w:rsidRDefault="002A51E1" w:rsidP="002A51E1">
      <w:pPr>
        <w:rPr>
          <w:rFonts w:ascii="GuidePedagogique" w:hAnsi="GuidePedagogique"/>
          <w:sz w:val="22"/>
          <w:szCs w:val="22"/>
        </w:rPr>
      </w:pPr>
    </w:p>
    <w:p w14:paraId="00484D94" w14:textId="21EA685A" w:rsidR="0073587F" w:rsidRPr="006E31E3" w:rsidRDefault="0073587F" w:rsidP="0073587F">
      <w:pPr>
        <w:ind w:left="720"/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13. Vous avez connu l'Habitation Clément par</w:t>
      </w:r>
      <w:r w:rsidR="002A51E1">
        <w:rPr>
          <w:rFonts w:ascii="GuidePedagogique" w:hAnsi="GuidePedagogique"/>
          <w:sz w:val="22"/>
          <w:szCs w:val="22"/>
        </w:rPr>
        <w:t> :</w:t>
      </w:r>
    </w:p>
    <w:p w14:paraId="00484D95" w14:textId="65A945C5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Mon hôtel/ mon loueur</w:t>
      </w:r>
    </w:p>
    <w:p w14:paraId="00484D96" w14:textId="29E6798C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Un guide de voyage</w:t>
      </w:r>
    </w:p>
    <w:p w14:paraId="00484D97" w14:textId="09D1C7AE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Un office de tourisme</w:t>
      </w:r>
    </w:p>
    <w:p w14:paraId="00484D98" w14:textId="4FE60D31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Internet</w:t>
      </w:r>
    </w:p>
    <w:p w14:paraId="00484D99" w14:textId="4794E65E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Une publicité</w:t>
      </w:r>
    </w:p>
    <w:p w14:paraId="00484D9A" w14:textId="7F3CB950" w:rsidR="0073587F" w:rsidRPr="006E31E3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le bouche</w:t>
      </w:r>
      <w:r w:rsidR="00FE2363">
        <w:rPr>
          <w:rFonts w:ascii="GuidePedagogique" w:hAnsi="GuidePedagogique"/>
          <w:sz w:val="22"/>
          <w:szCs w:val="22"/>
        </w:rPr>
        <w:t>-</w:t>
      </w:r>
      <w:r w:rsidRPr="006E31E3">
        <w:rPr>
          <w:rFonts w:ascii="GuidePedagogique" w:hAnsi="GuidePedagogique"/>
          <w:sz w:val="22"/>
          <w:szCs w:val="22"/>
        </w:rPr>
        <w:t>à</w:t>
      </w:r>
      <w:r w:rsidR="00FE2363">
        <w:rPr>
          <w:rFonts w:ascii="GuidePedagogique" w:hAnsi="GuidePedagogique"/>
          <w:sz w:val="22"/>
          <w:szCs w:val="22"/>
        </w:rPr>
        <w:t>-</w:t>
      </w:r>
      <w:r w:rsidRPr="006E31E3">
        <w:rPr>
          <w:rFonts w:ascii="GuidePedagogique" w:hAnsi="GuidePedagogique"/>
          <w:sz w:val="22"/>
          <w:szCs w:val="22"/>
        </w:rPr>
        <w:t>oreille</w:t>
      </w:r>
    </w:p>
    <w:p w14:paraId="00484D9B" w14:textId="2F83DDCA" w:rsidR="0073587F" w:rsidRDefault="0073587F" w:rsidP="0073587F">
      <w:pPr>
        <w:numPr>
          <w:ilvl w:val="1"/>
          <w:numId w:val="1"/>
        </w:numPr>
        <w:rPr>
          <w:rFonts w:ascii="GuidePedagogique" w:hAnsi="GuidePedagogique"/>
          <w:sz w:val="22"/>
          <w:szCs w:val="22"/>
        </w:rPr>
      </w:pPr>
      <w:r w:rsidRPr="006E31E3">
        <w:rPr>
          <w:rFonts w:ascii="GuidePedagogique" w:hAnsi="GuidePedagogique"/>
          <w:sz w:val="22"/>
          <w:szCs w:val="22"/>
        </w:rPr>
        <w:t>Autre</w:t>
      </w:r>
    </w:p>
    <w:p w14:paraId="70E05197" w14:textId="77777777" w:rsidR="002A51E1" w:rsidRPr="006E31E3" w:rsidRDefault="002A51E1" w:rsidP="002A51E1">
      <w:pPr>
        <w:rPr>
          <w:rFonts w:ascii="GuidePedagogique" w:hAnsi="GuidePedagogique"/>
          <w:sz w:val="22"/>
          <w:szCs w:val="22"/>
        </w:rPr>
      </w:pPr>
    </w:p>
    <w:p w14:paraId="4D4643AA" w14:textId="0AF02F7B" w:rsidR="001406AA" w:rsidRPr="002A51E1" w:rsidRDefault="0073587F" w:rsidP="002A51E1">
      <w:pPr>
        <w:pStyle w:val="Titre2"/>
        <w:ind w:left="720"/>
        <w:rPr>
          <w:sz w:val="24"/>
          <w:szCs w:val="24"/>
        </w:rPr>
      </w:pPr>
      <w:r w:rsidRPr="002A51E1">
        <w:rPr>
          <w:sz w:val="24"/>
          <w:szCs w:val="24"/>
        </w:rPr>
        <w:t xml:space="preserve">Remerciements </w:t>
      </w:r>
    </w:p>
    <w:p w14:paraId="00484D9E" w14:textId="0CDF23C6" w:rsidR="0073587F" w:rsidRDefault="0073587F" w:rsidP="001406AA">
      <w:pPr>
        <w:ind w:left="720"/>
      </w:pPr>
      <w:r>
        <w:t>Nous vous remercions de bien avoir voulu répondre à ce questionnaire et espérons vous revoir procha</w:t>
      </w:r>
      <w:ins w:id="0" w:author="BATALLAN CHLOE" w:date="2022-04-25T11:02:00Z">
        <w:r w:rsidR="003432AF">
          <w:t>i</w:t>
        </w:r>
      </w:ins>
      <w:del w:id="1" w:author="BATALLAN CHLOE" w:date="2022-04-25T11:02:00Z">
        <w:r w:rsidR="00FE2363" w:rsidDel="003432AF">
          <w:delText>î</w:delText>
        </w:r>
      </w:del>
      <w:r>
        <w:t>nement dans notre parc. Nous vous souhaitons un bon retour.</w:t>
      </w:r>
    </w:p>
    <w:sectPr w:rsidR="0073587F" w:rsidSect="007358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01EB3"/>
    <w:multiLevelType w:val="multilevel"/>
    <w:tmpl w:val="D78A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BATALLAN CHLOE">
    <w15:presenceInfo w15:providerId="AD" w15:userId="S::CBATALLAN@editions-foucher.fr::144d9023-319f-490e-a914-2280469a94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87F"/>
    <w:rsid w:val="001406AA"/>
    <w:rsid w:val="002A51E1"/>
    <w:rsid w:val="003432AF"/>
    <w:rsid w:val="00372CA1"/>
    <w:rsid w:val="00384D64"/>
    <w:rsid w:val="00605421"/>
    <w:rsid w:val="00681634"/>
    <w:rsid w:val="0073587F"/>
    <w:rsid w:val="008674D2"/>
    <w:rsid w:val="008B1FDB"/>
    <w:rsid w:val="00987A98"/>
    <w:rsid w:val="00C66ADD"/>
    <w:rsid w:val="00D64737"/>
    <w:rsid w:val="00FE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4D4B"/>
  <w15:docId w15:val="{8C8E25CD-7D58-4FE5-AD0F-85335E0F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634"/>
    <w:rPr>
      <w:sz w:val="24"/>
      <w:szCs w:val="24"/>
    </w:rPr>
  </w:style>
  <w:style w:type="paragraph" w:styleId="Titre1">
    <w:name w:val="heading 1"/>
    <w:aliases w:val="Titre 1modif"/>
    <w:basedOn w:val="Normal"/>
    <w:next w:val="Normal"/>
    <w:link w:val="Titre1Car"/>
    <w:uiPriority w:val="9"/>
    <w:qFormat/>
    <w:rsid w:val="00681634"/>
    <w:pPr>
      <w:keepNext/>
      <w:pBdr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Bdr>
      <w:shd w:val="clear" w:color="auto" w:fill="F2F2F2"/>
      <w:jc w:val="center"/>
      <w:outlineLvl w:val="0"/>
    </w:pPr>
    <w:rPr>
      <w:b/>
      <w:sz w:val="20"/>
      <w:szCs w:val="20"/>
    </w:rPr>
  </w:style>
  <w:style w:type="paragraph" w:styleId="Titre2">
    <w:name w:val="heading 2"/>
    <w:basedOn w:val="Normal"/>
    <w:next w:val="Normal"/>
    <w:link w:val="Titre2Car"/>
    <w:uiPriority w:val="9"/>
    <w:qFormat/>
    <w:rsid w:val="00681634"/>
    <w:pPr>
      <w:keepNext/>
      <w:outlineLvl w:val="1"/>
    </w:pPr>
    <w:rPr>
      <w:b/>
      <w:sz w:val="20"/>
      <w:szCs w:val="20"/>
    </w:rPr>
  </w:style>
  <w:style w:type="paragraph" w:styleId="Titre3">
    <w:name w:val="heading 3"/>
    <w:basedOn w:val="Normal"/>
    <w:next w:val="Normal"/>
    <w:link w:val="Titre3Car"/>
    <w:uiPriority w:val="99"/>
    <w:qFormat/>
    <w:rsid w:val="00681634"/>
    <w:pPr>
      <w:keepNext/>
      <w:jc w:val="right"/>
      <w:outlineLvl w:val="2"/>
    </w:pPr>
    <w:rPr>
      <w:rFonts w:ascii="Cambria" w:hAnsi="Cambria"/>
      <w:b/>
      <w:sz w:val="26"/>
      <w:szCs w:val="20"/>
    </w:rPr>
  </w:style>
  <w:style w:type="paragraph" w:styleId="Titre4">
    <w:name w:val="heading 4"/>
    <w:basedOn w:val="Normal"/>
    <w:next w:val="Normal"/>
    <w:link w:val="Titre4Car"/>
    <w:uiPriority w:val="99"/>
    <w:qFormat/>
    <w:rsid w:val="00681634"/>
    <w:pPr>
      <w:keepNext/>
      <w:shd w:val="clear" w:color="auto" w:fill="F3F3F3"/>
      <w:jc w:val="center"/>
      <w:outlineLvl w:val="3"/>
    </w:pPr>
    <w:rPr>
      <w:rFonts w:ascii="Calibri" w:hAnsi="Calibri"/>
      <w:b/>
      <w:sz w:val="28"/>
      <w:szCs w:val="20"/>
    </w:rPr>
  </w:style>
  <w:style w:type="paragraph" w:styleId="Titre5">
    <w:name w:val="heading 5"/>
    <w:basedOn w:val="Normal"/>
    <w:next w:val="Normal"/>
    <w:link w:val="Titre5Car"/>
    <w:uiPriority w:val="99"/>
    <w:qFormat/>
    <w:rsid w:val="00681634"/>
    <w:pPr>
      <w:keepNext/>
      <w:outlineLvl w:val="4"/>
    </w:pPr>
    <w:rPr>
      <w:rFonts w:ascii="Calibri" w:hAnsi="Calibri"/>
      <w:b/>
      <w:i/>
      <w:sz w:val="26"/>
      <w:szCs w:val="20"/>
    </w:rPr>
  </w:style>
  <w:style w:type="paragraph" w:styleId="Titre6">
    <w:name w:val="heading 6"/>
    <w:basedOn w:val="Normal"/>
    <w:next w:val="Normal"/>
    <w:link w:val="Titre6Car"/>
    <w:uiPriority w:val="99"/>
    <w:qFormat/>
    <w:rsid w:val="00681634"/>
    <w:pPr>
      <w:keepNext/>
      <w:jc w:val="center"/>
      <w:outlineLvl w:val="5"/>
    </w:pPr>
    <w:rPr>
      <w:rFonts w:ascii="Calibri" w:hAnsi="Calibri"/>
      <w:b/>
      <w:sz w:val="22"/>
      <w:szCs w:val="20"/>
    </w:rPr>
  </w:style>
  <w:style w:type="paragraph" w:styleId="Titre7">
    <w:name w:val="heading 7"/>
    <w:basedOn w:val="Normal"/>
    <w:next w:val="Normal"/>
    <w:link w:val="Titre7Car"/>
    <w:uiPriority w:val="99"/>
    <w:qFormat/>
    <w:rsid w:val="00681634"/>
    <w:pPr>
      <w:keepNext/>
      <w:outlineLvl w:val="6"/>
    </w:pPr>
    <w:rPr>
      <w:rFonts w:ascii="Calibri" w:hAnsi="Calibri"/>
      <w:szCs w:val="20"/>
    </w:rPr>
  </w:style>
  <w:style w:type="paragraph" w:styleId="Titre8">
    <w:name w:val="heading 8"/>
    <w:basedOn w:val="Normal"/>
    <w:next w:val="Normal"/>
    <w:link w:val="Titre8Car"/>
    <w:uiPriority w:val="99"/>
    <w:qFormat/>
    <w:rsid w:val="00681634"/>
    <w:pPr>
      <w:keepNext/>
      <w:jc w:val="center"/>
      <w:outlineLvl w:val="7"/>
    </w:pPr>
    <w:rPr>
      <w:rFonts w:ascii="Calibri" w:hAnsi="Calibri"/>
      <w:i/>
      <w:szCs w:val="20"/>
    </w:rPr>
  </w:style>
  <w:style w:type="paragraph" w:styleId="Titre9">
    <w:name w:val="heading 9"/>
    <w:basedOn w:val="Normal"/>
    <w:next w:val="Normal"/>
    <w:link w:val="Titre9Car"/>
    <w:uiPriority w:val="99"/>
    <w:qFormat/>
    <w:rsid w:val="00681634"/>
    <w:pPr>
      <w:keepNext/>
      <w:ind w:left="180" w:firstLine="110"/>
      <w:outlineLvl w:val="8"/>
    </w:pPr>
    <w:rPr>
      <w:rFonts w:ascii="Cambria" w:hAnsi="Cambria"/>
      <w:sz w:val="22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1modif Car"/>
    <w:link w:val="Titre1"/>
    <w:uiPriority w:val="9"/>
    <w:rsid w:val="00681634"/>
    <w:rPr>
      <w:rFonts w:cs="Times New Roman"/>
      <w:b/>
      <w:sz w:val="20"/>
      <w:shd w:val="clear" w:color="auto" w:fill="F2F2F2"/>
    </w:rPr>
  </w:style>
  <w:style w:type="character" w:customStyle="1" w:styleId="Titre2Car">
    <w:name w:val="Titre 2 Car"/>
    <w:link w:val="Titre2"/>
    <w:uiPriority w:val="9"/>
    <w:rsid w:val="00681634"/>
    <w:rPr>
      <w:rFonts w:cs="Times New Roman"/>
      <w:b/>
      <w:sz w:val="20"/>
    </w:rPr>
  </w:style>
  <w:style w:type="character" w:customStyle="1" w:styleId="Titre3Car">
    <w:name w:val="Titre 3 Car"/>
    <w:link w:val="Titre3"/>
    <w:uiPriority w:val="99"/>
    <w:rsid w:val="00681634"/>
    <w:rPr>
      <w:rFonts w:ascii="Cambria" w:hAnsi="Cambria" w:cs="Times New Roman"/>
      <w:b/>
      <w:sz w:val="26"/>
    </w:rPr>
  </w:style>
  <w:style w:type="character" w:customStyle="1" w:styleId="Titre4Car">
    <w:name w:val="Titre 4 Car"/>
    <w:link w:val="Titre4"/>
    <w:uiPriority w:val="99"/>
    <w:rsid w:val="00681634"/>
    <w:rPr>
      <w:rFonts w:ascii="Calibri" w:hAnsi="Calibri" w:cs="Times New Roman"/>
      <w:b/>
      <w:sz w:val="28"/>
    </w:rPr>
  </w:style>
  <w:style w:type="character" w:customStyle="1" w:styleId="Titre5Car">
    <w:name w:val="Titre 5 Car"/>
    <w:link w:val="Titre5"/>
    <w:uiPriority w:val="99"/>
    <w:rsid w:val="00681634"/>
    <w:rPr>
      <w:rFonts w:ascii="Calibri" w:hAnsi="Calibri" w:cs="Times New Roman"/>
      <w:b/>
      <w:i/>
      <w:sz w:val="26"/>
    </w:rPr>
  </w:style>
  <w:style w:type="character" w:customStyle="1" w:styleId="Titre6Car">
    <w:name w:val="Titre 6 Car"/>
    <w:link w:val="Titre6"/>
    <w:uiPriority w:val="99"/>
    <w:rsid w:val="00681634"/>
    <w:rPr>
      <w:rFonts w:ascii="Calibri" w:hAnsi="Calibri" w:cs="Times New Roman"/>
      <w:b/>
      <w:sz w:val="22"/>
    </w:rPr>
  </w:style>
  <w:style w:type="character" w:customStyle="1" w:styleId="Titre7Car">
    <w:name w:val="Titre 7 Car"/>
    <w:link w:val="Titre7"/>
    <w:uiPriority w:val="99"/>
    <w:rsid w:val="00681634"/>
    <w:rPr>
      <w:rFonts w:ascii="Calibri" w:hAnsi="Calibri" w:cs="Times New Roman"/>
      <w:sz w:val="24"/>
    </w:rPr>
  </w:style>
  <w:style w:type="character" w:customStyle="1" w:styleId="Titre8Car">
    <w:name w:val="Titre 8 Car"/>
    <w:link w:val="Titre8"/>
    <w:uiPriority w:val="99"/>
    <w:rsid w:val="00681634"/>
    <w:rPr>
      <w:rFonts w:ascii="Calibri" w:hAnsi="Calibri" w:cs="Times New Roman"/>
      <w:i/>
      <w:sz w:val="24"/>
    </w:rPr>
  </w:style>
  <w:style w:type="character" w:customStyle="1" w:styleId="Titre9Car">
    <w:name w:val="Titre 9 Car"/>
    <w:link w:val="Titre9"/>
    <w:uiPriority w:val="99"/>
    <w:rsid w:val="00681634"/>
    <w:rPr>
      <w:rFonts w:ascii="Cambria" w:hAnsi="Cambria" w:cs="Times New Roman"/>
      <w:sz w:val="22"/>
    </w:rPr>
  </w:style>
  <w:style w:type="paragraph" w:styleId="Titre">
    <w:name w:val="Title"/>
    <w:basedOn w:val="Normal"/>
    <w:link w:val="TitreCar"/>
    <w:uiPriority w:val="99"/>
    <w:qFormat/>
    <w:rsid w:val="0068163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</w:tabs>
      <w:jc w:val="center"/>
    </w:pPr>
    <w:rPr>
      <w:rFonts w:ascii="Cambria" w:hAnsi="Cambria"/>
      <w:b/>
      <w:kern w:val="28"/>
      <w:sz w:val="32"/>
      <w:szCs w:val="20"/>
    </w:rPr>
  </w:style>
  <w:style w:type="character" w:customStyle="1" w:styleId="TitreCar">
    <w:name w:val="Titre Car"/>
    <w:link w:val="Titre"/>
    <w:uiPriority w:val="99"/>
    <w:rsid w:val="00681634"/>
    <w:rPr>
      <w:rFonts w:ascii="Cambria" w:hAnsi="Cambria" w:cs="Times New Roman"/>
      <w:b/>
      <w:kern w:val="28"/>
      <w:sz w:val="32"/>
    </w:rPr>
  </w:style>
  <w:style w:type="character" w:styleId="Accentuation">
    <w:name w:val="Emphasis"/>
    <w:basedOn w:val="Policepardfaut"/>
    <w:qFormat/>
    <w:rsid w:val="00681634"/>
    <w:rPr>
      <w:i/>
      <w:iCs/>
    </w:rPr>
  </w:style>
  <w:style w:type="paragraph" w:styleId="Paragraphedeliste">
    <w:name w:val="List Paragraph"/>
    <w:basedOn w:val="Normal"/>
    <w:uiPriority w:val="99"/>
    <w:qFormat/>
    <w:rsid w:val="00681634"/>
    <w:pPr>
      <w:ind w:left="720"/>
      <w:contextualSpacing/>
    </w:p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3587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3587F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7907A6857764CA978A2DA3C378C20" ma:contentTypeVersion="9" ma:contentTypeDescription="Crée un document." ma:contentTypeScope="" ma:versionID="68a11b05b780f0ecbccd66bf95e1f301">
  <xsd:schema xmlns:xsd="http://www.w3.org/2001/XMLSchema" xmlns:xs="http://www.w3.org/2001/XMLSchema" xmlns:p="http://schemas.microsoft.com/office/2006/metadata/properties" xmlns:ns2="82905250-58d4-4cac-bb0d-b4661e42aa10" xmlns:ns3="83a265cd-4431-46b8-a7ba-0250525921fc" targetNamespace="http://schemas.microsoft.com/office/2006/metadata/properties" ma:root="true" ma:fieldsID="79e6225e35e331f976f59efe8e30220b" ns2:_="" ns3:_="">
    <xsd:import namespace="82905250-58d4-4cac-bb0d-b4661e42aa10"/>
    <xsd:import namespace="83a265cd-4431-46b8-a7ba-025052592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05250-58d4-4cac-bb0d-b4661e42aa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265cd-4431-46b8-a7ba-0250525921f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b1161bc-43bf-41a1-9c50-cb7d2b21db1b}" ma:internalName="TaxCatchAll" ma:showField="CatchAllData" ma:web="83a265cd-4431-46b8-a7ba-025052592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265cd-4431-46b8-a7ba-0250525921fc" xsi:nil="true"/>
    <lcf76f155ced4ddcb4097134ff3c332f xmlns="82905250-58d4-4cac-bb0d-b4661e42aa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853B9F-619B-4C3C-B2A8-AF8D0ECFE6CA}"/>
</file>

<file path=customXml/itemProps2.xml><?xml version="1.0" encoding="utf-8"?>
<ds:datastoreItem xmlns:ds="http://schemas.openxmlformats.org/officeDocument/2006/customXml" ds:itemID="{9D1FC821-F52C-4BDA-BB04-D49D4B71E6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2EE63-4714-436F-94C3-4AE37377B8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isabelle chaupart</dc:creator>
  <cp:lastModifiedBy>BATALLAN CHLOE</cp:lastModifiedBy>
  <cp:revision>11</cp:revision>
  <dcterms:created xsi:type="dcterms:W3CDTF">2018-09-19T15:18:00Z</dcterms:created>
  <dcterms:modified xsi:type="dcterms:W3CDTF">2022-04-25T09:45:00Z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0x0101004D27907A6857764CA978A2DA3C378C20</vt:lpwstr>
  </property>
</Properties>
</file>