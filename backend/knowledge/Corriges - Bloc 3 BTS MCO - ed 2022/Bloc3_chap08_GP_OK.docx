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FCB" w:rsidRPr="00CB634A" w:rsidRDefault="007F0FCB" w:rsidP="00EC5E79">
      <w:pPr>
        <w:pStyle w:val="GuidePedagogiqueTitre1CHAPITRE"/>
      </w:pPr>
      <w:r w:rsidRPr="000B5BBA">
        <w:t xml:space="preserve">Chapitre </w:t>
      </w:r>
      <w:r w:rsidR="005B1B1F">
        <w:t>8</w:t>
      </w:r>
      <w:r w:rsidRPr="000B5BBA">
        <w:tab/>
      </w:r>
      <w:r w:rsidR="005B1B1F">
        <w:t>Suivre la trésorerie</w:t>
      </w:r>
    </w:p>
    <w:p w:rsidR="007F0FCB" w:rsidRPr="000B5BBA" w:rsidRDefault="007F0FCB" w:rsidP="00EC5E79">
      <w:pPr>
        <w:pStyle w:val="GuidePedagogiquetitre2rfrentiel"/>
      </w:pPr>
      <w:r w:rsidRPr="000B5BBA">
        <w:t>RÉFÉrentiel</w:t>
      </w:r>
    </w:p>
    <w:tbl>
      <w:tblPr>
        <w:tblStyle w:val="Grilledutableau"/>
        <w:tblW w:w="0" w:type="auto"/>
        <w:tblLook w:val="04A0"/>
      </w:tblPr>
      <w:tblGrid>
        <w:gridCol w:w="5173"/>
        <w:gridCol w:w="5173"/>
      </w:tblGrid>
      <w:tr w:rsidR="007F0FCB" w:rsidRPr="000B5BBA" w:rsidTr="00AD7D0B">
        <w:tc>
          <w:tcPr>
            <w:tcW w:w="5173" w:type="dxa"/>
          </w:tcPr>
          <w:p w:rsidR="007F0FCB" w:rsidRPr="000B5BBA" w:rsidRDefault="007F0FCB" w:rsidP="005A0D97">
            <w:pPr>
              <w:pStyle w:val="GuidePedagogiqueTitre3CompetenceetSA"/>
            </w:pPr>
            <w:r w:rsidRPr="000B5BBA">
              <w:t>Compétence</w:t>
            </w:r>
          </w:p>
        </w:tc>
        <w:tc>
          <w:tcPr>
            <w:tcW w:w="5173" w:type="dxa"/>
          </w:tcPr>
          <w:p w:rsidR="007F0FCB" w:rsidRPr="000B5BBA" w:rsidRDefault="003F771F" w:rsidP="00AD7D0B">
            <w:pPr>
              <w:pStyle w:val="Tableautetiere"/>
            </w:pPr>
            <w:r w:rsidRPr="000B5BBA">
              <w:t>Savoir</w:t>
            </w:r>
            <w:r w:rsidR="000B5BBA">
              <w:t>s</w:t>
            </w:r>
            <w:r w:rsidRPr="000B5BBA">
              <w:t xml:space="preserve"> associé</w:t>
            </w:r>
            <w:r w:rsidR="000B5BBA">
              <w:t>s</w:t>
            </w:r>
          </w:p>
        </w:tc>
      </w:tr>
      <w:tr w:rsidR="007F0FCB" w:rsidTr="00AD7D0B">
        <w:tc>
          <w:tcPr>
            <w:tcW w:w="5173" w:type="dxa"/>
          </w:tcPr>
          <w:p w:rsidR="007F0FCB" w:rsidRPr="00D64037" w:rsidRDefault="00D64037" w:rsidP="00D64037">
            <w:pPr>
              <w:pStyle w:val="GuidePedagogiqueTitre3CompetenceetSA"/>
              <w:rPr>
                <w:b w:val="0"/>
              </w:rPr>
            </w:pPr>
            <w:r w:rsidRPr="00D64037">
              <w:rPr>
                <w:b w:val="0"/>
              </w:rPr>
              <w:t>Suivre les règlements et la trésorerie</w:t>
            </w:r>
          </w:p>
        </w:tc>
        <w:tc>
          <w:tcPr>
            <w:tcW w:w="5173" w:type="dxa"/>
          </w:tcPr>
          <w:p w:rsidR="007F0FCB" w:rsidRPr="00D64037" w:rsidRDefault="00D64037" w:rsidP="00D64037">
            <w:pPr>
              <w:pStyle w:val="GuidePedagogiqueTitre3CompetenceetSA"/>
              <w:rPr>
                <w:b w:val="0"/>
              </w:rPr>
            </w:pPr>
            <w:r w:rsidRPr="00D64037">
              <w:rPr>
                <w:b w:val="0"/>
              </w:rPr>
              <w:t>Les relations avec les banques ; les moyens de financement de l’exploitation</w:t>
            </w:r>
          </w:p>
        </w:tc>
      </w:tr>
    </w:tbl>
    <w:p w:rsidR="005B1B1F" w:rsidRDefault="005B1B1F" w:rsidP="005B1B1F">
      <w:pPr>
        <w:pStyle w:val="GuidePedagogiqueTitre4Missions"/>
      </w:pPr>
      <w:r>
        <w:rPr>
          <w:rFonts w:eastAsiaTheme="majorEastAsia"/>
        </w:rPr>
        <w:t>Missions</w:t>
      </w:r>
    </w:p>
    <w:p w:rsidR="005B1B1F" w:rsidRPr="00500EE5" w:rsidRDefault="005B1B1F" w:rsidP="005B1B1F">
      <w:pPr>
        <w:pStyle w:val="GuidePedagogiqueTitre5Missionsnumros"/>
        <w:rPr>
          <w:rFonts w:eastAsiaTheme="majorEastAsia"/>
        </w:rPr>
      </w:pPr>
      <w:r w:rsidRPr="00500EE5">
        <w:rPr>
          <w:rFonts w:eastAsiaTheme="majorEastAsia"/>
        </w:rPr>
        <w:t>Mission 1</w:t>
      </w:r>
      <w:r>
        <w:rPr>
          <w:rFonts w:eastAsiaTheme="majorEastAsia"/>
        </w:rPr>
        <w:t xml:space="preserve"> Identifier l</w:t>
      </w:r>
      <w:r w:rsidRPr="00500EE5">
        <w:rPr>
          <w:rFonts w:eastAsiaTheme="majorEastAsia"/>
        </w:rPr>
        <w:t>es moyens de financement de la trésorerie</w:t>
      </w:r>
    </w:p>
    <w:p w:rsidR="00A1529D" w:rsidRPr="00624F73" w:rsidRDefault="00A1529D" w:rsidP="00A1529D">
      <w:pPr>
        <w:pStyle w:val="GuidePedagogiqueTitre6Consignes"/>
      </w:pPr>
      <w:r w:rsidRPr="00624F73">
        <w:t>1. Déterminez les soldes successifs de trésorerie de Juan Boca à partir du relevé bancaire du mois de novembre.</w:t>
      </w:r>
    </w:p>
    <w:tbl>
      <w:tblPr>
        <w:tblW w:w="5000" w:type="pct"/>
        <w:tblCellMar>
          <w:left w:w="70" w:type="dxa"/>
          <w:right w:w="70" w:type="dxa"/>
        </w:tblCellMar>
        <w:tblLook w:val="04A0"/>
      </w:tblPr>
      <w:tblGrid>
        <w:gridCol w:w="1658"/>
        <w:gridCol w:w="3160"/>
        <w:gridCol w:w="2212"/>
        <w:gridCol w:w="1657"/>
        <w:gridCol w:w="1659"/>
      </w:tblGrid>
      <w:tr w:rsidR="00A1529D" w:rsidRPr="00A1529D" w:rsidTr="00A1529D">
        <w:trPr>
          <w:trHeight w:val="388"/>
        </w:trPr>
        <w:tc>
          <w:tcPr>
            <w:tcW w:w="801" w:type="pct"/>
            <w:tcBorders>
              <w:top w:val="single" w:sz="4" w:space="0" w:color="auto"/>
              <w:left w:val="single" w:sz="4" w:space="0" w:color="auto"/>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Dates</w:t>
            </w:r>
          </w:p>
        </w:tc>
        <w:tc>
          <w:tcPr>
            <w:tcW w:w="1527" w:type="pct"/>
            <w:tcBorders>
              <w:top w:val="single" w:sz="4" w:space="0" w:color="auto"/>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Libellés</w:t>
            </w:r>
          </w:p>
        </w:tc>
        <w:tc>
          <w:tcPr>
            <w:tcW w:w="1069" w:type="pct"/>
            <w:tcBorders>
              <w:top w:val="single" w:sz="4" w:space="0" w:color="auto"/>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Débits</w:t>
            </w:r>
          </w:p>
        </w:tc>
        <w:tc>
          <w:tcPr>
            <w:tcW w:w="801" w:type="pct"/>
            <w:tcBorders>
              <w:top w:val="single" w:sz="4" w:space="0" w:color="auto"/>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Crédits</w:t>
            </w:r>
          </w:p>
        </w:tc>
        <w:tc>
          <w:tcPr>
            <w:tcW w:w="802" w:type="pct"/>
            <w:tcBorders>
              <w:top w:val="single" w:sz="4" w:space="0" w:color="auto"/>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Soldes</w:t>
            </w:r>
          </w:p>
        </w:tc>
      </w:tr>
      <w:tr w:rsidR="00A1529D" w:rsidRPr="00A1529D" w:rsidTr="00A1529D">
        <w:trPr>
          <w:trHeight w:val="315"/>
        </w:trPr>
        <w:tc>
          <w:tcPr>
            <w:tcW w:w="801" w:type="pct"/>
            <w:tcBorders>
              <w:top w:val="nil"/>
              <w:left w:val="single" w:sz="4" w:space="0" w:color="auto"/>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01-nov</w:t>
            </w:r>
          </w:p>
        </w:tc>
        <w:tc>
          <w:tcPr>
            <w:tcW w:w="1527"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Solde au 1/11</w:t>
            </w:r>
          </w:p>
        </w:tc>
        <w:tc>
          <w:tcPr>
            <w:tcW w:w="1069"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p>
        </w:tc>
        <w:tc>
          <w:tcPr>
            <w:tcW w:w="801"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450</w:t>
            </w:r>
          </w:p>
        </w:tc>
        <w:tc>
          <w:tcPr>
            <w:tcW w:w="802"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450</w:t>
            </w:r>
          </w:p>
        </w:tc>
      </w:tr>
      <w:tr w:rsidR="00A1529D" w:rsidRPr="00A1529D" w:rsidTr="00A1529D">
        <w:trPr>
          <w:trHeight w:val="315"/>
        </w:trPr>
        <w:tc>
          <w:tcPr>
            <w:tcW w:w="801" w:type="pct"/>
            <w:tcBorders>
              <w:top w:val="nil"/>
              <w:left w:val="single" w:sz="4" w:space="0" w:color="auto"/>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03-nov</w:t>
            </w:r>
          </w:p>
        </w:tc>
        <w:tc>
          <w:tcPr>
            <w:tcW w:w="1527"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Remise de chèques</w:t>
            </w:r>
          </w:p>
        </w:tc>
        <w:tc>
          <w:tcPr>
            <w:tcW w:w="1069"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p>
        </w:tc>
        <w:tc>
          <w:tcPr>
            <w:tcW w:w="801"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300</w:t>
            </w:r>
          </w:p>
        </w:tc>
        <w:tc>
          <w:tcPr>
            <w:tcW w:w="802"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750</w:t>
            </w:r>
          </w:p>
        </w:tc>
      </w:tr>
      <w:tr w:rsidR="00A1529D" w:rsidRPr="00A1529D" w:rsidTr="00A1529D">
        <w:trPr>
          <w:trHeight w:val="315"/>
        </w:trPr>
        <w:tc>
          <w:tcPr>
            <w:tcW w:w="801" w:type="pct"/>
            <w:tcBorders>
              <w:top w:val="nil"/>
              <w:left w:val="single" w:sz="4" w:space="0" w:color="auto"/>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04-nov</w:t>
            </w:r>
          </w:p>
        </w:tc>
        <w:tc>
          <w:tcPr>
            <w:tcW w:w="1527"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Chèque n° 4560015</w:t>
            </w:r>
          </w:p>
        </w:tc>
        <w:tc>
          <w:tcPr>
            <w:tcW w:w="1069"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4 250</w:t>
            </w:r>
          </w:p>
        </w:tc>
        <w:tc>
          <w:tcPr>
            <w:tcW w:w="801"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p>
        </w:tc>
        <w:tc>
          <w:tcPr>
            <w:tcW w:w="802"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 3 500</w:t>
            </w:r>
          </w:p>
        </w:tc>
      </w:tr>
      <w:tr w:rsidR="00A1529D" w:rsidRPr="00A1529D" w:rsidTr="00A1529D">
        <w:trPr>
          <w:trHeight w:val="315"/>
        </w:trPr>
        <w:tc>
          <w:tcPr>
            <w:tcW w:w="801" w:type="pct"/>
            <w:tcBorders>
              <w:top w:val="nil"/>
              <w:left w:val="single" w:sz="4" w:space="0" w:color="auto"/>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10-nov</w:t>
            </w:r>
          </w:p>
        </w:tc>
        <w:tc>
          <w:tcPr>
            <w:tcW w:w="1527"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Remise de chèques</w:t>
            </w:r>
          </w:p>
        </w:tc>
        <w:tc>
          <w:tcPr>
            <w:tcW w:w="1069"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p>
        </w:tc>
        <w:tc>
          <w:tcPr>
            <w:tcW w:w="801"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3 800</w:t>
            </w:r>
          </w:p>
        </w:tc>
        <w:tc>
          <w:tcPr>
            <w:tcW w:w="802"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300</w:t>
            </w:r>
          </w:p>
        </w:tc>
      </w:tr>
      <w:tr w:rsidR="00A1529D" w:rsidRPr="00A1529D" w:rsidTr="00A1529D">
        <w:trPr>
          <w:trHeight w:val="315"/>
        </w:trPr>
        <w:tc>
          <w:tcPr>
            <w:tcW w:w="801" w:type="pct"/>
            <w:tcBorders>
              <w:top w:val="nil"/>
              <w:left w:val="single" w:sz="4" w:space="0" w:color="auto"/>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10-nov</w:t>
            </w:r>
          </w:p>
        </w:tc>
        <w:tc>
          <w:tcPr>
            <w:tcW w:w="1527"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Remise d'espèces</w:t>
            </w:r>
          </w:p>
        </w:tc>
        <w:tc>
          <w:tcPr>
            <w:tcW w:w="1069"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p>
        </w:tc>
        <w:tc>
          <w:tcPr>
            <w:tcW w:w="801"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720</w:t>
            </w:r>
          </w:p>
        </w:tc>
        <w:tc>
          <w:tcPr>
            <w:tcW w:w="802"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1 020</w:t>
            </w:r>
          </w:p>
        </w:tc>
      </w:tr>
      <w:tr w:rsidR="00A1529D" w:rsidRPr="00A1529D" w:rsidTr="00A1529D">
        <w:trPr>
          <w:trHeight w:val="315"/>
        </w:trPr>
        <w:tc>
          <w:tcPr>
            <w:tcW w:w="801" w:type="pct"/>
            <w:tcBorders>
              <w:top w:val="nil"/>
              <w:left w:val="single" w:sz="4" w:space="0" w:color="auto"/>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12-nov</w:t>
            </w:r>
          </w:p>
        </w:tc>
        <w:tc>
          <w:tcPr>
            <w:tcW w:w="1527"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Chèque n° 4560016</w:t>
            </w:r>
          </w:p>
        </w:tc>
        <w:tc>
          <w:tcPr>
            <w:tcW w:w="1069"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6 420</w:t>
            </w:r>
          </w:p>
        </w:tc>
        <w:tc>
          <w:tcPr>
            <w:tcW w:w="801"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p>
        </w:tc>
        <w:tc>
          <w:tcPr>
            <w:tcW w:w="802"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 5 400</w:t>
            </w:r>
          </w:p>
        </w:tc>
      </w:tr>
      <w:tr w:rsidR="00A1529D" w:rsidRPr="00A1529D" w:rsidTr="00A1529D">
        <w:trPr>
          <w:trHeight w:val="315"/>
        </w:trPr>
        <w:tc>
          <w:tcPr>
            <w:tcW w:w="801" w:type="pct"/>
            <w:tcBorders>
              <w:top w:val="nil"/>
              <w:left w:val="single" w:sz="4" w:space="0" w:color="auto"/>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16-nov</w:t>
            </w:r>
          </w:p>
        </w:tc>
        <w:tc>
          <w:tcPr>
            <w:tcW w:w="1527"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Remise de chèques</w:t>
            </w:r>
          </w:p>
        </w:tc>
        <w:tc>
          <w:tcPr>
            <w:tcW w:w="1069"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p>
        </w:tc>
        <w:tc>
          <w:tcPr>
            <w:tcW w:w="801"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4 160</w:t>
            </w:r>
          </w:p>
        </w:tc>
        <w:tc>
          <w:tcPr>
            <w:tcW w:w="802"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-1 240</w:t>
            </w:r>
          </w:p>
        </w:tc>
      </w:tr>
      <w:tr w:rsidR="00A1529D" w:rsidRPr="00A1529D" w:rsidTr="00A1529D">
        <w:trPr>
          <w:trHeight w:val="315"/>
        </w:trPr>
        <w:tc>
          <w:tcPr>
            <w:tcW w:w="801" w:type="pct"/>
            <w:tcBorders>
              <w:top w:val="nil"/>
              <w:left w:val="single" w:sz="4" w:space="0" w:color="auto"/>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20-nov</w:t>
            </w:r>
          </w:p>
        </w:tc>
        <w:tc>
          <w:tcPr>
            <w:tcW w:w="1527"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Virement</w:t>
            </w:r>
          </w:p>
        </w:tc>
        <w:tc>
          <w:tcPr>
            <w:tcW w:w="1069"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1 040</w:t>
            </w:r>
          </w:p>
        </w:tc>
        <w:tc>
          <w:tcPr>
            <w:tcW w:w="801"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p>
        </w:tc>
        <w:tc>
          <w:tcPr>
            <w:tcW w:w="802"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 2 280</w:t>
            </w:r>
          </w:p>
        </w:tc>
      </w:tr>
      <w:tr w:rsidR="00A1529D" w:rsidRPr="00A1529D" w:rsidTr="00A1529D">
        <w:trPr>
          <w:trHeight w:val="315"/>
        </w:trPr>
        <w:tc>
          <w:tcPr>
            <w:tcW w:w="801" w:type="pct"/>
            <w:tcBorders>
              <w:top w:val="nil"/>
              <w:left w:val="single" w:sz="4" w:space="0" w:color="auto"/>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25-nov</w:t>
            </w:r>
          </w:p>
        </w:tc>
        <w:tc>
          <w:tcPr>
            <w:tcW w:w="1527"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Prélèvement n° 156845</w:t>
            </w:r>
          </w:p>
        </w:tc>
        <w:tc>
          <w:tcPr>
            <w:tcW w:w="1069"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2 570</w:t>
            </w:r>
          </w:p>
        </w:tc>
        <w:tc>
          <w:tcPr>
            <w:tcW w:w="801"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p>
        </w:tc>
        <w:tc>
          <w:tcPr>
            <w:tcW w:w="802"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 4 850</w:t>
            </w:r>
          </w:p>
        </w:tc>
      </w:tr>
      <w:tr w:rsidR="00A1529D" w:rsidRPr="00A1529D" w:rsidTr="00A1529D">
        <w:trPr>
          <w:trHeight w:val="315"/>
        </w:trPr>
        <w:tc>
          <w:tcPr>
            <w:tcW w:w="801" w:type="pct"/>
            <w:tcBorders>
              <w:top w:val="nil"/>
              <w:left w:val="single" w:sz="4" w:space="0" w:color="auto"/>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29-nov</w:t>
            </w:r>
          </w:p>
        </w:tc>
        <w:tc>
          <w:tcPr>
            <w:tcW w:w="1527"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Prélèvement n° 156846</w:t>
            </w:r>
          </w:p>
        </w:tc>
        <w:tc>
          <w:tcPr>
            <w:tcW w:w="1069"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3 580</w:t>
            </w:r>
          </w:p>
        </w:tc>
        <w:tc>
          <w:tcPr>
            <w:tcW w:w="801"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p>
        </w:tc>
        <w:tc>
          <w:tcPr>
            <w:tcW w:w="802" w:type="pct"/>
            <w:tcBorders>
              <w:top w:val="nil"/>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 8 430</w:t>
            </w:r>
          </w:p>
        </w:tc>
      </w:tr>
      <w:tr w:rsidR="00A1529D" w:rsidRPr="00A1529D" w:rsidTr="00A1529D">
        <w:trPr>
          <w:trHeight w:val="315"/>
        </w:trPr>
        <w:tc>
          <w:tcPr>
            <w:tcW w:w="801" w:type="pct"/>
            <w:tcBorders>
              <w:top w:val="single" w:sz="4" w:space="0" w:color="auto"/>
              <w:left w:val="single" w:sz="4" w:space="0" w:color="auto"/>
              <w:bottom w:val="single" w:sz="4" w:space="0" w:color="auto"/>
              <w:right w:val="single" w:sz="4" w:space="0" w:color="auto"/>
            </w:tcBorders>
            <w:noWrap/>
            <w:vAlign w:val="center"/>
          </w:tcPr>
          <w:p w:rsidR="00A1529D" w:rsidRPr="00A1529D" w:rsidRDefault="00A1529D" w:rsidP="00A1529D">
            <w:pPr>
              <w:pStyle w:val="GuidePedagogiqueTitre6Consignes"/>
              <w:rPr>
                <w:rFonts w:ascii="Times New Roman" w:hAnsi="Times New Roman" w:cs="Times New Roman"/>
                <w:b w:val="0"/>
              </w:rPr>
            </w:pPr>
          </w:p>
        </w:tc>
        <w:tc>
          <w:tcPr>
            <w:tcW w:w="1527" w:type="pct"/>
            <w:tcBorders>
              <w:top w:val="single" w:sz="4" w:space="0" w:color="auto"/>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Totaux</w:t>
            </w:r>
          </w:p>
        </w:tc>
        <w:tc>
          <w:tcPr>
            <w:tcW w:w="1069" w:type="pct"/>
            <w:tcBorders>
              <w:top w:val="single" w:sz="4" w:space="0" w:color="auto"/>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17860</w:t>
            </w:r>
          </w:p>
        </w:tc>
        <w:tc>
          <w:tcPr>
            <w:tcW w:w="801" w:type="pct"/>
            <w:tcBorders>
              <w:top w:val="single" w:sz="4" w:space="0" w:color="auto"/>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9 430</w:t>
            </w:r>
          </w:p>
        </w:tc>
        <w:tc>
          <w:tcPr>
            <w:tcW w:w="802" w:type="pct"/>
            <w:tcBorders>
              <w:top w:val="single" w:sz="4" w:space="0" w:color="auto"/>
              <w:left w:val="nil"/>
              <w:bottom w:val="single" w:sz="4" w:space="0" w:color="auto"/>
              <w:right w:val="single" w:sz="4" w:space="0" w:color="auto"/>
            </w:tcBorders>
            <w:noWrap/>
            <w:vAlign w:val="center"/>
          </w:tcPr>
          <w:p w:rsidR="00A1529D" w:rsidRPr="00A1529D" w:rsidRDefault="00A1529D" w:rsidP="00A1529D">
            <w:pPr>
              <w:pStyle w:val="GuidePedagogiqueTitre6Consignes"/>
              <w:rPr>
                <w:rFonts w:ascii="Times New Roman" w:hAnsi="Times New Roman" w:cs="Times New Roman"/>
                <w:b w:val="0"/>
              </w:rPr>
            </w:pPr>
          </w:p>
        </w:tc>
      </w:tr>
      <w:tr w:rsidR="00A1529D" w:rsidRPr="00A1529D" w:rsidTr="00A1529D">
        <w:trPr>
          <w:trHeight w:val="315"/>
        </w:trPr>
        <w:tc>
          <w:tcPr>
            <w:tcW w:w="801" w:type="pct"/>
            <w:tcBorders>
              <w:top w:val="single" w:sz="4" w:space="0" w:color="auto"/>
              <w:left w:val="single" w:sz="4" w:space="0" w:color="auto"/>
              <w:bottom w:val="single" w:sz="4" w:space="0" w:color="auto"/>
              <w:right w:val="single" w:sz="4" w:space="0" w:color="auto"/>
            </w:tcBorders>
            <w:noWrap/>
            <w:vAlign w:val="center"/>
          </w:tcPr>
          <w:p w:rsidR="00A1529D" w:rsidRPr="00A1529D" w:rsidRDefault="00A1529D" w:rsidP="00A1529D">
            <w:pPr>
              <w:pStyle w:val="GuidePedagogiqueTitre6Consignes"/>
              <w:rPr>
                <w:rFonts w:ascii="Times New Roman" w:hAnsi="Times New Roman" w:cs="Times New Roman"/>
                <w:b w:val="0"/>
              </w:rPr>
            </w:pPr>
          </w:p>
        </w:tc>
        <w:tc>
          <w:tcPr>
            <w:tcW w:w="1527" w:type="pct"/>
            <w:tcBorders>
              <w:top w:val="single" w:sz="4" w:space="0" w:color="auto"/>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Solde au 30/11</w:t>
            </w:r>
          </w:p>
        </w:tc>
        <w:tc>
          <w:tcPr>
            <w:tcW w:w="1069" w:type="pct"/>
            <w:tcBorders>
              <w:top w:val="single" w:sz="4" w:space="0" w:color="auto"/>
              <w:left w:val="nil"/>
              <w:bottom w:val="single" w:sz="4" w:space="0" w:color="auto"/>
              <w:right w:val="single" w:sz="4" w:space="0" w:color="auto"/>
            </w:tcBorders>
            <w:noWrap/>
            <w:vAlign w:val="center"/>
            <w:hideMark/>
          </w:tcPr>
          <w:p w:rsidR="00A1529D" w:rsidRPr="00A1529D" w:rsidRDefault="00A1529D" w:rsidP="00A1529D">
            <w:pPr>
              <w:pStyle w:val="GuidePedagogiqueTitre6Consignes"/>
              <w:rPr>
                <w:rFonts w:ascii="Times New Roman" w:hAnsi="Times New Roman" w:cs="Times New Roman"/>
                <w:b w:val="0"/>
              </w:rPr>
            </w:pPr>
            <w:r w:rsidRPr="00A1529D">
              <w:rPr>
                <w:rFonts w:ascii="Times New Roman" w:hAnsi="Times New Roman" w:cs="Times New Roman"/>
                <w:b w:val="0"/>
              </w:rPr>
              <w:t>8 430</w:t>
            </w:r>
          </w:p>
        </w:tc>
        <w:tc>
          <w:tcPr>
            <w:tcW w:w="801" w:type="pct"/>
            <w:tcBorders>
              <w:top w:val="single" w:sz="4" w:space="0" w:color="auto"/>
              <w:left w:val="nil"/>
              <w:bottom w:val="single" w:sz="4" w:space="0" w:color="auto"/>
              <w:right w:val="single" w:sz="4" w:space="0" w:color="auto"/>
            </w:tcBorders>
            <w:noWrap/>
            <w:vAlign w:val="center"/>
          </w:tcPr>
          <w:p w:rsidR="00A1529D" w:rsidRPr="00A1529D" w:rsidRDefault="00A1529D" w:rsidP="00A1529D">
            <w:pPr>
              <w:pStyle w:val="GuidePedagogiqueTitre6Consignes"/>
              <w:rPr>
                <w:rFonts w:ascii="Times New Roman" w:hAnsi="Times New Roman" w:cs="Times New Roman"/>
                <w:b w:val="0"/>
              </w:rPr>
            </w:pPr>
          </w:p>
        </w:tc>
        <w:tc>
          <w:tcPr>
            <w:tcW w:w="802" w:type="pct"/>
            <w:tcBorders>
              <w:top w:val="single" w:sz="4" w:space="0" w:color="auto"/>
              <w:left w:val="nil"/>
              <w:bottom w:val="single" w:sz="4" w:space="0" w:color="auto"/>
              <w:right w:val="single" w:sz="4" w:space="0" w:color="auto"/>
            </w:tcBorders>
            <w:noWrap/>
            <w:vAlign w:val="center"/>
          </w:tcPr>
          <w:p w:rsidR="00A1529D" w:rsidRPr="00A1529D" w:rsidRDefault="00A1529D" w:rsidP="00A1529D">
            <w:pPr>
              <w:pStyle w:val="GuidePedagogiqueTitre6Consignes"/>
              <w:rPr>
                <w:rFonts w:ascii="Times New Roman" w:hAnsi="Times New Roman" w:cs="Times New Roman"/>
                <w:b w:val="0"/>
              </w:rPr>
            </w:pPr>
          </w:p>
        </w:tc>
      </w:tr>
    </w:tbl>
    <w:p w:rsidR="00A1529D" w:rsidRPr="00A1529D" w:rsidRDefault="00A1529D" w:rsidP="00A1529D">
      <w:pPr>
        <w:pStyle w:val="GuidePedagogiqueTitre6Consignes"/>
        <w:rPr>
          <w:color w:val="FF0000"/>
        </w:rPr>
      </w:pPr>
    </w:p>
    <w:p w:rsidR="00A1529D" w:rsidRPr="00A1529D" w:rsidRDefault="00A1529D" w:rsidP="00A1529D">
      <w:pPr>
        <w:pStyle w:val="GuidePedagogiqueTitre6Consignes"/>
        <w:rPr>
          <w:color w:val="FF0000"/>
        </w:rPr>
      </w:pPr>
      <w:r w:rsidRPr="00A1529D">
        <w:rPr>
          <w:color w:val="FF0000"/>
        </w:rPr>
        <w:br w:type="page"/>
      </w:r>
    </w:p>
    <w:p w:rsidR="007653B6" w:rsidRPr="00781AA8" w:rsidRDefault="00A1529D" w:rsidP="00781AA8">
      <w:pPr>
        <w:pStyle w:val="GuidePedagogiqueTitre6Consignes"/>
      </w:pPr>
      <w:r w:rsidRPr="00781AA8">
        <w:lastRenderedPageBreak/>
        <w:t>2</w:t>
      </w:r>
      <w:r w:rsidR="005B1B1F" w:rsidRPr="00781AA8">
        <w:t xml:space="preserve">. Élaborez </w:t>
      </w:r>
      <w:r w:rsidR="00781AA8" w:rsidRPr="00781AA8">
        <w:t xml:space="preserve">à l’attention de Juan Boca </w:t>
      </w:r>
      <w:r w:rsidR="00624F73" w:rsidRPr="00781AA8">
        <w:t xml:space="preserve">un tableau </w:t>
      </w:r>
      <w:r w:rsidR="005B1B1F" w:rsidRPr="00781AA8">
        <w:t>qui présente</w:t>
      </w:r>
      <w:r w:rsidR="00CB2103">
        <w:t>,</w:t>
      </w:r>
      <w:r w:rsidR="005B1B1F" w:rsidRPr="00781AA8">
        <w:t xml:space="preserve"> pour chacune des modalités de financement à court terme</w:t>
      </w:r>
      <w:r w:rsidR="00CB2103">
        <w:t>,</w:t>
      </w:r>
      <w:r w:rsidR="005B1B1F" w:rsidRPr="00781AA8">
        <w:t xml:space="preserve"> le principe, le</w:t>
      </w:r>
      <w:r w:rsidR="00781AA8" w:rsidRPr="00781AA8">
        <w:t>ur</w:t>
      </w:r>
      <w:r w:rsidR="00026F09" w:rsidRPr="00781AA8">
        <w:t>s</w:t>
      </w:r>
      <w:r w:rsidR="005B1B1F" w:rsidRPr="00781AA8">
        <w:t xml:space="preserve"> avantages et le</w:t>
      </w:r>
      <w:r w:rsidR="00026F09" w:rsidRPr="00781AA8">
        <w:t>urs</w:t>
      </w:r>
      <w:r w:rsidR="005B1B1F" w:rsidRPr="00781AA8">
        <w:t xml:space="preserve"> </w:t>
      </w:r>
      <w:r w:rsidR="00026F09" w:rsidRPr="00781AA8">
        <w:t>inconvénients.</w:t>
      </w:r>
    </w:p>
    <w:p w:rsidR="005B1B1F" w:rsidRPr="005B1B1F" w:rsidRDefault="005B1B1F" w:rsidP="005B1B1F">
      <w:pPr>
        <w:pStyle w:val="GuidePedagogiqueTitre7Rponses"/>
        <w:rPr>
          <w:b/>
        </w:rPr>
      </w:pPr>
      <w:r w:rsidRPr="005B1B1F">
        <w:rPr>
          <w:b/>
        </w:rPr>
        <w:t>Les solutions de crédits par mobilisation de créances</w:t>
      </w:r>
    </w:p>
    <w:tbl>
      <w:tblPr>
        <w:tblStyle w:val="Grilledutableau1"/>
        <w:tblW w:w="10405" w:type="dxa"/>
        <w:tblLayout w:type="fixed"/>
        <w:tblCellMar>
          <w:left w:w="57" w:type="dxa"/>
          <w:right w:w="57" w:type="dxa"/>
        </w:tblCellMar>
        <w:tblLook w:val="04A0"/>
      </w:tblPr>
      <w:tblGrid>
        <w:gridCol w:w="3114"/>
        <w:gridCol w:w="3827"/>
        <w:gridCol w:w="3464"/>
      </w:tblGrid>
      <w:tr w:rsidR="005B1B1F" w:rsidRPr="00A46497" w:rsidTr="00A1529D">
        <w:tc>
          <w:tcPr>
            <w:tcW w:w="3114" w:type="dxa"/>
          </w:tcPr>
          <w:p w:rsidR="005B1B1F" w:rsidRPr="0029683E" w:rsidRDefault="005B1B1F" w:rsidP="0029683E">
            <w:pPr>
              <w:pStyle w:val="GuidePedagogiqueTitre7Rponses"/>
              <w:jc w:val="center"/>
              <w:rPr>
                <w:b/>
              </w:rPr>
            </w:pPr>
            <w:r w:rsidRPr="0029683E">
              <w:rPr>
                <w:b/>
              </w:rPr>
              <w:t>Principe</w:t>
            </w:r>
          </w:p>
        </w:tc>
        <w:tc>
          <w:tcPr>
            <w:tcW w:w="3827" w:type="dxa"/>
          </w:tcPr>
          <w:p w:rsidR="005B1B1F" w:rsidRPr="0029683E" w:rsidRDefault="005B1B1F" w:rsidP="0029683E">
            <w:pPr>
              <w:pStyle w:val="GuidePedagogiqueTitre7Rponses"/>
              <w:jc w:val="center"/>
              <w:rPr>
                <w:b/>
              </w:rPr>
            </w:pPr>
            <w:r w:rsidRPr="0029683E">
              <w:rPr>
                <w:b/>
              </w:rPr>
              <w:t>Avantages</w:t>
            </w:r>
          </w:p>
        </w:tc>
        <w:tc>
          <w:tcPr>
            <w:tcW w:w="3464" w:type="dxa"/>
          </w:tcPr>
          <w:p w:rsidR="005B1B1F" w:rsidRPr="00781AA8" w:rsidRDefault="00026F09" w:rsidP="0029683E">
            <w:pPr>
              <w:pStyle w:val="GuidePedagogiqueTitre7Rponses"/>
              <w:jc w:val="center"/>
              <w:rPr>
                <w:b/>
              </w:rPr>
            </w:pPr>
            <w:r w:rsidRPr="00781AA8">
              <w:rPr>
                <w:b/>
              </w:rPr>
              <w:t>Inconvénients</w:t>
            </w:r>
          </w:p>
        </w:tc>
      </w:tr>
      <w:tr w:rsidR="005B1B1F" w:rsidRPr="00A46497" w:rsidTr="00A1529D">
        <w:trPr>
          <w:trHeight w:val="56"/>
        </w:trPr>
        <w:tc>
          <w:tcPr>
            <w:tcW w:w="10405" w:type="dxa"/>
            <w:gridSpan w:val="3"/>
            <w:vAlign w:val="center"/>
          </w:tcPr>
          <w:p w:rsidR="005B1B1F" w:rsidRPr="0029683E" w:rsidRDefault="005B1B1F" w:rsidP="0029683E">
            <w:pPr>
              <w:pStyle w:val="GuidePedagogiqueTitre7Rponses"/>
              <w:jc w:val="center"/>
              <w:rPr>
                <w:b/>
              </w:rPr>
            </w:pPr>
            <w:r w:rsidRPr="0029683E">
              <w:rPr>
                <w:b/>
              </w:rPr>
              <w:t>L'escompte</w:t>
            </w:r>
          </w:p>
        </w:tc>
      </w:tr>
      <w:tr w:rsidR="005B1B1F" w:rsidRPr="00A46497" w:rsidTr="00A1529D">
        <w:trPr>
          <w:trHeight w:val="1726"/>
        </w:trPr>
        <w:tc>
          <w:tcPr>
            <w:tcW w:w="3114" w:type="dxa"/>
          </w:tcPr>
          <w:p w:rsidR="005B1B1F" w:rsidRPr="00781AA8" w:rsidRDefault="005B1B1F" w:rsidP="005B1B1F">
            <w:pPr>
              <w:pStyle w:val="GuidePedagogiqueTitre7Rponses"/>
            </w:pPr>
            <w:r w:rsidRPr="00781AA8">
              <w:t>L'escompte permet d'obtenir le paiement immédiat d'un effet de commerce, sans attendre sa date d'échéance.</w:t>
            </w:r>
          </w:p>
          <w:p w:rsidR="005B1B1F" w:rsidRPr="00A1529D" w:rsidRDefault="005B1B1F" w:rsidP="005B1B1F">
            <w:pPr>
              <w:pStyle w:val="GuidePedagogiqueTitre7Rponses"/>
              <w:rPr>
                <w:color w:val="FF0000"/>
              </w:rPr>
            </w:pPr>
            <w:r w:rsidRPr="00781AA8">
              <w:t>Vous cédez l’effet à votre banque qui en devient propriétaire et se charge du recouvrement à l'échéance.</w:t>
            </w:r>
          </w:p>
        </w:tc>
        <w:tc>
          <w:tcPr>
            <w:tcW w:w="3827" w:type="dxa"/>
          </w:tcPr>
          <w:p w:rsidR="005B1B1F" w:rsidRPr="00A46497" w:rsidRDefault="005B1B1F" w:rsidP="005B1B1F">
            <w:pPr>
              <w:pStyle w:val="GuidePedagogiqueTitre7Rponses"/>
            </w:pPr>
            <w:r w:rsidRPr="00A46497">
              <w:t>Vous disposez immédiatement du montant des effets que vous cédez à la banque</w:t>
            </w:r>
            <w:r w:rsidR="007653B6">
              <w:t>,</w:t>
            </w:r>
            <w:r w:rsidRPr="00A46497">
              <w:t xml:space="preserve"> déduction faite des frais qu'elle perçoit.</w:t>
            </w:r>
          </w:p>
          <w:p w:rsidR="005B1B1F" w:rsidRPr="00A83858" w:rsidRDefault="005B1B1F" w:rsidP="005B1B1F">
            <w:pPr>
              <w:pStyle w:val="GuidePedagogiqueTitre7Rponses"/>
              <w:rPr>
                <w:strike/>
              </w:rPr>
            </w:pPr>
          </w:p>
        </w:tc>
        <w:tc>
          <w:tcPr>
            <w:tcW w:w="3464" w:type="dxa"/>
          </w:tcPr>
          <w:p w:rsidR="005B1B1F" w:rsidRPr="00781AA8" w:rsidRDefault="00A83858" w:rsidP="005B1B1F">
            <w:pPr>
              <w:pStyle w:val="GuidePedagogiqueTitre7Rponses"/>
            </w:pPr>
            <w:r w:rsidRPr="00781AA8">
              <w:t>La banque prélève des agios (l</w:t>
            </w:r>
            <w:r w:rsidR="005B1B1F" w:rsidRPr="00781AA8">
              <w:t>e coût de l'escompte</w:t>
            </w:r>
            <w:r w:rsidRPr="00781AA8">
              <w:t>)</w:t>
            </w:r>
            <w:r w:rsidR="005B1B1F" w:rsidRPr="00781AA8">
              <w:t xml:space="preserve"> </w:t>
            </w:r>
            <w:r w:rsidRPr="00781AA8">
              <w:t>qui</w:t>
            </w:r>
            <w:r w:rsidR="005B1B1F" w:rsidRPr="00781AA8">
              <w:t xml:space="preserve"> se décompose</w:t>
            </w:r>
            <w:r w:rsidRPr="00781AA8">
              <w:t>nt</w:t>
            </w:r>
            <w:r w:rsidR="005B1B1F" w:rsidRPr="00781AA8">
              <w:t xml:space="preserve"> en :</w:t>
            </w:r>
          </w:p>
          <w:p w:rsidR="005B1B1F" w:rsidRPr="00A46497" w:rsidRDefault="007653B6" w:rsidP="005B1B1F">
            <w:pPr>
              <w:pStyle w:val="GuidePedagogiqueTitre7Rponses"/>
            </w:pPr>
            <w:r>
              <w:rPr>
                <w:rFonts w:ascii="Times New Roman" w:hAnsi="Times New Roman"/>
              </w:rPr>
              <w:t>–</w:t>
            </w:r>
            <w:r>
              <w:t xml:space="preserve"> </w:t>
            </w:r>
            <w:r w:rsidR="005B1B1F" w:rsidRPr="00A46497">
              <w:t>intérêts liés aux montants financés et à la durée</w:t>
            </w:r>
            <w:r>
              <w:rPr>
                <w:rFonts w:hint="eastAsia"/>
              </w:rPr>
              <w:t> </w:t>
            </w:r>
            <w:r>
              <w:t>;</w:t>
            </w:r>
          </w:p>
          <w:p w:rsidR="005B1B1F" w:rsidRPr="00A46497" w:rsidRDefault="007653B6" w:rsidP="009F5886">
            <w:pPr>
              <w:pStyle w:val="GuidePedagogiqueTitre7Rponses"/>
            </w:pPr>
            <w:r>
              <w:rPr>
                <w:rFonts w:ascii="Times New Roman" w:hAnsi="Times New Roman"/>
              </w:rPr>
              <w:t>–</w:t>
            </w:r>
            <w:r>
              <w:t xml:space="preserve"> </w:t>
            </w:r>
            <w:r w:rsidR="005B1B1F" w:rsidRPr="00A46497">
              <w:t>commissions</w:t>
            </w:r>
            <w:r w:rsidR="00A83858">
              <w:t xml:space="preserve"> et f</w:t>
            </w:r>
            <w:r w:rsidR="00A83858" w:rsidRPr="00A46497">
              <w:t>rais de dossier</w:t>
            </w:r>
          </w:p>
          <w:p w:rsidR="005B1B1F" w:rsidRPr="00A83858" w:rsidRDefault="005B1B1F" w:rsidP="005B1B1F">
            <w:pPr>
              <w:pStyle w:val="GuidePedagogiqueTitre7Rponses"/>
              <w:rPr>
                <w:strike/>
              </w:rPr>
            </w:pPr>
          </w:p>
        </w:tc>
      </w:tr>
      <w:tr w:rsidR="005B1B1F" w:rsidRPr="00A46497" w:rsidTr="00A1529D">
        <w:trPr>
          <w:trHeight w:val="145"/>
        </w:trPr>
        <w:tc>
          <w:tcPr>
            <w:tcW w:w="10405" w:type="dxa"/>
            <w:gridSpan w:val="3"/>
            <w:vAlign w:val="center"/>
          </w:tcPr>
          <w:p w:rsidR="005B1B1F" w:rsidRPr="0029683E" w:rsidRDefault="005B1B1F" w:rsidP="0029683E">
            <w:pPr>
              <w:pStyle w:val="GuidePedagogiqueTitre7Rponses"/>
              <w:jc w:val="center"/>
              <w:rPr>
                <w:b/>
              </w:rPr>
            </w:pPr>
            <w:r w:rsidRPr="0029683E">
              <w:rPr>
                <w:b/>
              </w:rPr>
              <w:t>La mobilisation de créances professionnelles</w:t>
            </w:r>
          </w:p>
        </w:tc>
      </w:tr>
      <w:tr w:rsidR="005B1B1F" w:rsidRPr="00A46497" w:rsidTr="00A1529D">
        <w:tc>
          <w:tcPr>
            <w:tcW w:w="3114" w:type="dxa"/>
          </w:tcPr>
          <w:p w:rsidR="005B1B1F" w:rsidRPr="00781AA8" w:rsidRDefault="005B1B1F" w:rsidP="005B1B1F">
            <w:pPr>
              <w:pStyle w:val="GuidePedagogiqueTitre7Rponses"/>
              <w:rPr>
                <w:strike/>
              </w:rPr>
            </w:pPr>
            <w:r w:rsidRPr="00A46497">
              <w:t>C’est un financement à court terme qui repose sur les factures que vous avez émises et que vos cl</w:t>
            </w:r>
            <w:r w:rsidR="00781AA8">
              <w:t>ients n'ont pas encore réglées.</w:t>
            </w:r>
          </w:p>
          <w:p w:rsidR="00A83858" w:rsidRPr="00781AA8" w:rsidRDefault="00A83858" w:rsidP="005B1B1F">
            <w:pPr>
              <w:pStyle w:val="GuidePedagogiqueTitre7Rponses"/>
            </w:pPr>
            <w:r w:rsidRPr="00781AA8">
              <w:t xml:space="preserve">La banque vous accorde </w:t>
            </w:r>
            <w:r w:rsidR="00F51F78" w:rsidRPr="00781AA8">
              <w:t>un crédit sous la forme d’un découvert plafonné.</w:t>
            </w:r>
          </w:p>
        </w:tc>
        <w:tc>
          <w:tcPr>
            <w:tcW w:w="3827" w:type="dxa"/>
          </w:tcPr>
          <w:p w:rsidR="00A83858" w:rsidRPr="00781AA8" w:rsidRDefault="005B1B1F" w:rsidP="009F5886">
            <w:pPr>
              <w:pStyle w:val="GuidePedagogiqueTitre7Rponses"/>
            </w:pPr>
            <w:r w:rsidRPr="00781AA8">
              <w:t xml:space="preserve">Cela vous permet </w:t>
            </w:r>
            <w:r w:rsidR="00F51F78" w:rsidRPr="00781AA8">
              <w:t>d’obtenir une avance immédiate, sans attendre l’échéance de vos factures.</w:t>
            </w:r>
          </w:p>
        </w:tc>
        <w:tc>
          <w:tcPr>
            <w:tcW w:w="3464" w:type="dxa"/>
          </w:tcPr>
          <w:p w:rsidR="005B1B1F" w:rsidRPr="00781AA8" w:rsidRDefault="005B1B1F" w:rsidP="006C0679">
            <w:pPr>
              <w:pStyle w:val="GuidePedagogiqueTitre7Rponses"/>
            </w:pPr>
            <w:r w:rsidRPr="00781AA8">
              <w:t xml:space="preserve">Le coût </w:t>
            </w:r>
            <w:r w:rsidR="00F51F78" w:rsidRPr="00781AA8">
              <w:t xml:space="preserve">à payer à la banque </w:t>
            </w:r>
            <w:r w:rsidRPr="00781AA8">
              <w:t xml:space="preserve">se décompose en </w:t>
            </w:r>
            <w:r w:rsidR="006C0679" w:rsidRPr="00781AA8">
              <w:t xml:space="preserve">intérêts liés aux montants des factures et à leur durée </w:t>
            </w:r>
            <w:r w:rsidRPr="00781AA8">
              <w:t>et en</w:t>
            </w:r>
            <w:r w:rsidR="006C0679" w:rsidRPr="00781AA8">
              <w:t xml:space="preserve"> commissions forfaitaires</w:t>
            </w:r>
            <w:r w:rsidR="00781AA8" w:rsidRPr="00781AA8">
              <w:t>.</w:t>
            </w:r>
          </w:p>
        </w:tc>
      </w:tr>
      <w:tr w:rsidR="005B1B1F" w:rsidRPr="00A46497" w:rsidTr="00A1529D">
        <w:trPr>
          <w:trHeight w:val="56"/>
        </w:trPr>
        <w:tc>
          <w:tcPr>
            <w:tcW w:w="10405" w:type="dxa"/>
            <w:gridSpan w:val="3"/>
            <w:vAlign w:val="center"/>
          </w:tcPr>
          <w:p w:rsidR="005B1B1F" w:rsidRPr="0029683E" w:rsidRDefault="005B1B1F" w:rsidP="0029683E">
            <w:pPr>
              <w:pStyle w:val="GuidePedagogiqueTitre7Rponses"/>
              <w:jc w:val="center"/>
              <w:rPr>
                <w:b/>
              </w:rPr>
            </w:pPr>
            <w:r w:rsidRPr="0029683E">
              <w:rPr>
                <w:b/>
              </w:rPr>
              <w:t>L'affacturage</w:t>
            </w:r>
          </w:p>
        </w:tc>
      </w:tr>
      <w:tr w:rsidR="005B1B1F" w:rsidRPr="00A46497" w:rsidTr="00A1529D">
        <w:trPr>
          <w:trHeight w:val="1851"/>
        </w:trPr>
        <w:tc>
          <w:tcPr>
            <w:tcW w:w="3114" w:type="dxa"/>
          </w:tcPr>
          <w:p w:rsidR="005B1B1F" w:rsidRPr="00A46497" w:rsidRDefault="005B1B1F" w:rsidP="00781AA8">
            <w:pPr>
              <w:pStyle w:val="GuidePedagogiqueTitre7Rponses"/>
            </w:pPr>
            <w:r w:rsidRPr="00A46497">
              <w:t xml:space="preserve">L'affacturage ou factoring consiste </w:t>
            </w:r>
            <w:r w:rsidRPr="00781AA8">
              <w:t>à transférer le recouvrement de</w:t>
            </w:r>
            <w:r w:rsidR="006C0679" w:rsidRPr="00781AA8">
              <w:t xml:space="preserve"> vos</w:t>
            </w:r>
            <w:r w:rsidRPr="00781AA8">
              <w:t xml:space="preserve"> créances clients à un organisme financier spécialisé appelé «</w:t>
            </w:r>
            <w:r w:rsidR="0029683E" w:rsidRPr="00781AA8">
              <w:rPr>
                <w:rFonts w:hint="eastAsia"/>
              </w:rPr>
              <w:t> </w:t>
            </w:r>
            <w:r w:rsidRPr="00781AA8">
              <w:t>factor</w:t>
            </w:r>
            <w:r w:rsidR="0029683E" w:rsidRPr="00781AA8">
              <w:rPr>
                <w:rFonts w:hint="eastAsia"/>
              </w:rPr>
              <w:t> »</w:t>
            </w:r>
            <w:r w:rsidRPr="00781AA8">
              <w:t>.</w:t>
            </w:r>
          </w:p>
        </w:tc>
        <w:tc>
          <w:tcPr>
            <w:tcW w:w="3827" w:type="dxa"/>
          </w:tcPr>
          <w:p w:rsidR="005B1B1F" w:rsidRPr="00A46497" w:rsidRDefault="005B1B1F" w:rsidP="005B1B1F">
            <w:pPr>
              <w:pStyle w:val="GuidePedagogiqueTitre7Rponses"/>
            </w:pPr>
            <w:r w:rsidRPr="00A46497">
              <w:t>Cela vous permet de récupérer immédiatement de la trésorerie sans attendre l’échéance des factures.</w:t>
            </w:r>
          </w:p>
          <w:p w:rsidR="005B1B1F" w:rsidRPr="00A46497" w:rsidRDefault="005B1B1F" w:rsidP="005B1B1F">
            <w:pPr>
              <w:pStyle w:val="GuidePedagogiqueTitre7Rponses"/>
            </w:pPr>
            <w:r w:rsidRPr="00A46497">
              <w:t>Le factor prend à sa charge le suivi, la relance et le recouvrement des créances et peut prendre en charge le suivi et le recouvrement des impayés en cas d'insolvabilité des clients.</w:t>
            </w:r>
          </w:p>
        </w:tc>
        <w:tc>
          <w:tcPr>
            <w:tcW w:w="3464" w:type="dxa"/>
          </w:tcPr>
          <w:p w:rsidR="006C0679" w:rsidRPr="00781AA8" w:rsidRDefault="00781AA8" w:rsidP="00781AA8">
            <w:pPr>
              <w:pStyle w:val="GuidePedagogiqueTitre7Rponses"/>
              <w:ind w:left="27"/>
              <w:rPr>
                <w:rFonts w:ascii="Times New Roman" w:hAnsi="Times New Roman"/>
              </w:rPr>
            </w:pPr>
            <w:r w:rsidRPr="00781AA8">
              <w:rPr>
                <w:rFonts w:ascii="Times New Roman" w:hAnsi="Times New Roman"/>
              </w:rPr>
              <w:t>–</w:t>
            </w:r>
            <w:r w:rsidRPr="00781AA8">
              <w:t xml:space="preserve"> </w:t>
            </w:r>
            <w:r w:rsidR="006C0679" w:rsidRPr="00781AA8">
              <w:rPr>
                <w:rFonts w:ascii="Times New Roman" w:hAnsi="Times New Roman"/>
              </w:rPr>
              <w:t>Le coût à payer au factor : des intérêts et des commissions.</w:t>
            </w:r>
          </w:p>
          <w:p w:rsidR="006C0679" w:rsidRPr="00781AA8" w:rsidRDefault="00781AA8" w:rsidP="009F5886">
            <w:pPr>
              <w:pStyle w:val="GuidePedagogiqueTitre7Rponses"/>
              <w:ind w:left="27"/>
              <w:rPr>
                <w:rFonts w:ascii="Times New Roman" w:hAnsi="Times New Roman"/>
              </w:rPr>
            </w:pPr>
            <w:r w:rsidRPr="00781AA8">
              <w:rPr>
                <w:rFonts w:ascii="Times New Roman" w:hAnsi="Times New Roman"/>
              </w:rPr>
              <w:t>–</w:t>
            </w:r>
            <w:r w:rsidRPr="00781AA8">
              <w:t xml:space="preserve"> </w:t>
            </w:r>
            <w:r w:rsidR="006C0679" w:rsidRPr="00781AA8">
              <w:rPr>
                <w:rFonts w:ascii="Times New Roman" w:hAnsi="Times New Roman"/>
              </w:rPr>
              <w:t xml:space="preserve">L’obligation </w:t>
            </w:r>
            <w:r w:rsidR="008319BD" w:rsidRPr="00781AA8">
              <w:rPr>
                <w:rFonts w:ascii="Times New Roman" w:hAnsi="Times New Roman"/>
              </w:rPr>
              <w:t>de confier la totalité des factures du client au factor.</w:t>
            </w:r>
          </w:p>
          <w:p w:rsidR="005B1B1F" w:rsidRPr="00A46497" w:rsidRDefault="00781AA8" w:rsidP="00781AA8">
            <w:pPr>
              <w:pStyle w:val="GuidePedagogiqueTitre7Rponses"/>
              <w:ind w:left="27"/>
            </w:pPr>
            <w:r w:rsidRPr="00781AA8">
              <w:rPr>
                <w:rFonts w:ascii="Times New Roman" w:hAnsi="Times New Roman"/>
              </w:rPr>
              <w:t>–</w:t>
            </w:r>
            <w:r w:rsidRPr="00781AA8">
              <w:t xml:space="preserve"> </w:t>
            </w:r>
            <w:r w:rsidR="006C0679" w:rsidRPr="00781AA8">
              <w:t xml:space="preserve">Payer une assurance-crédit pour </w:t>
            </w:r>
            <w:r w:rsidR="005B1B1F" w:rsidRPr="00781AA8">
              <w:t>couvrir le risque de factures impayées</w:t>
            </w:r>
            <w:r w:rsidR="005B1B1F" w:rsidRPr="006C0679">
              <w:rPr>
                <w:color w:val="FF0000"/>
              </w:rPr>
              <w:t>.</w:t>
            </w:r>
          </w:p>
        </w:tc>
      </w:tr>
    </w:tbl>
    <w:p w:rsidR="00A1529D" w:rsidRDefault="00A1529D"/>
    <w:p w:rsidR="00A1529D" w:rsidRDefault="00A1529D" w:rsidP="00A1529D">
      <w:pPr>
        <w:pStyle w:val="GuidePedagogiqueTitre7Rponses"/>
        <w:rPr>
          <w:b/>
        </w:rPr>
      </w:pPr>
      <w:r>
        <w:rPr>
          <w:rFonts w:eastAsiaTheme="majorEastAsia"/>
          <w:b/>
        </w:rPr>
        <w:t>Les solutions de crédits de trésorerie</w:t>
      </w:r>
    </w:p>
    <w:tbl>
      <w:tblPr>
        <w:tblStyle w:val="Grilledutableau"/>
        <w:tblW w:w="5000" w:type="pct"/>
        <w:tblCellMar>
          <w:left w:w="57" w:type="dxa"/>
          <w:right w:w="57" w:type="dxa"/>
        </w:tblCellMar>
        <w:tblLook w:val="04A0"/>
      </w:tblPr>
      <w:tblGrid>
        <w:gridCol w:w="3176"/>
        <w:gridCol w:w="3705"/>
        <w:gridCol w:w="3439"/>
      </w:tblGrid>
      <w:tr w:rsidR="00A1529D" w:rsidTr="00A1529D">
        <w:tc>
          <w:tcPr>
            <w:tcW w:w="1539" w:type="pct"/>
            <w:tcBorders>
              <w:top w:val="single" w:sz="4" w:space="0" w:color="auto"/>
              <w:left w:val="single" w:sz="4" w:space="0" w:color="auto"/>
              <w:bottom w:val="single" w:sz="4" w:space="0" w:color="auto"/>
              <w:right w:val="single" w:sz="4" w:space="0" w:color="auto"/>
            </w:tcBorders>
            <w:hideMark/>
          </w:tcPr>
          <w:p w:rsidR="00A1529D" w:rsidRDefault="00A1529D">
            <w:pPr>
              <w:pStyle w:val="GuidePedagogiqueTitre7Rponses"/>
              <w:jc w:val="center"/>
              <w:rPr>
                <w:b/>
              </w:rPr>
            </w:pPr>
            <w:r>
              <w:rPr>
                <w:rStyle w:val="defaultgreen"/>
                <w:rFonts w:ascii="Times New Roman" w:hAnsi="Times New Roman"/>
                <w:b/>
                <w:bCs/>
              </w:rPr>
              <w:t>Principe</w:t>
            </w:r>
          </w:p>
        </w:tc>
        <w:tc>
          <w:tcPr>
            <w:tcW w:w="1795" w:type="pct"/>
            <w:tcBorders>
              <w:top w:val="single" w:sz="4" w:space="0" w:color="auto"/>
              <w:left w:val="single" w:sz="4" w:space="0" w:color="auto"/>
              <w:bottom w:val="single" w:sz="4" w:space="0" w:color="auto"/>
              <w:right w:val="single" w:sz="4" w:space="0" w:color="auto"/>
            </w:tcBorders>
            <w:hideMark/>
          </w:tcPr>
          <w:p w:rsidR="00A1529D" w:rsidRDefault="00A1529D">
            <w:pPr>
              <w:pStyle w:val="GuidePedagogiqueTitre7Rponses"/>
              <w:jc w:val="center"/>
              <w:rPr>
                <w:b/>
              </w:rPr>
            </w:pPr>
            <w:r>
              <w:rPr>
                <w:b/>
              </w:rPr>
              <w:t>Avantages</w:t>
            </w:r>
          </w:p>
        </w:tc>
        <w:tc>
          <w:tcPr>
            <w:tcW w:w="1666" w:type="pct"/>
            <w:tcBorders>
              <w:top w:val="single" w:sz="4" w:space="0" w:color="auto"/>
              <w:left w:val="single" w:sz="4" w:space="0" w:color="auto"/>
              <w:bottom w:val="single" w:sz="4" w:space="0" w:color="auto"/>
              <w:right w:val="single" w:sz="4" w:space="0" w:color="auto"/>
            </w:tcBorders>
            <w:hideMark/>
          </w:tcPr>
          <w:p w:rsidR="00A1529D" w:rsidRPr="00426891" w:rsidRDefault="00A1529D">
            <w:pPr>
              <w:pStyle w:val="GuidePedagogiqueTitre7Rponses"/>
              <w:jc w:val="center"/>
              <w:rPr>
                <w:b/>
              </w:rPr>
            </w:pPr>
            <w:r w:rsidRPr="00426891">
              <w:rPr>
                <w:b/>
              </w:rPr>
              <w:t>Inconvénients</w:t>
            </w:r>
          </w:p>
        </w:tc>
      </w:tr>
      <w:tr w:rsidR="00A1529D" w:rsidTr="00A1529D">
        <w:trPr>
          <w:trHeight w:val="104"/>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rsidR="00A1529D" w:rsidRDefault="00A1529D">
            <w:pPr>
              <w:pStyle w:val="GuidePedagogiqueTitre7Rponses"/>
              <w:jc w:val="center"/>
              <w:rPr>
                <w:b/>
              </w:rPr>
            </w:pPr>
            <w:r>
              <w:rPr>
                <w:rStyle w:val="titlecategory3green"/>
                <w:rFonts w:ascii="Times New Roman" w:hAnsi="Times New Roman"/>
                <w:b/>
                <w:bCs/>
              </w:rPr>
              <w:t>La facilité de caisse</w:t>
            </w:r>
          </w:p>
        </w:tc>
      </w:tr>
      <w:tr w:rsidR="00A1529D" w:rsidTr="00A1529D">
        <w:trPr>
          <w:trHeight w:val="1429"/>
        </w:trPr>
        <w:tc>
          <w:tcPr>
            <w:tcW w:w="1539" w:type="pct"/>
            <w:tcBorders>
              <w:top w:val="single" w:sz="4" w:space="0" w:color="auto"/>
              <w:left w:val="single" w:sz="4" w:space="0" w:color="auto"/>
              <w:bottom w:val="single" w:sz="4" w:space="0" w:color="auto"/>
              <w:right w:val="single" w:sz="4" w:space="0" w:color="auto"/>
            </w:tcBorders>
            <w:hideMark/>
          </w:tcPr>
          <w:p w:rsidR="00A1529D" w:rsidRPr="00781AA8" w:rsidRDefault="00A1529D">
            <w:pPr>
              <w:pStyle w:val="GuidePedagogiqueTitre7Rponses"/>
            </w:pPr>
            <w:r w:rsidRPr="00781AA8">
              <w:t>La facilité de caisse est une forme de crédit de trésorerie utilisable sur de courtes durées. Ce crédit doit être autorisé par la banque, avant d'être utilisé.</w:t>
            </w:r>
          </w:p>
        </w:tc>
        <w:tc>
          <w:tcPr>
            <w:tcW w:w="1795" w:type="pct"/>
            <w:tcBorders>
              <w:top w:val="single" w:sz="4" w:space="0" w:color="auto"/>
              <w:left w:val="single" w:sz="4" w:space="0" w:color="auto"/>
              <w:bottom w:val="single" w:sz="4" w:space="0" w:color="auto"/>
              <w:right w:val="single" w:sz="4" w:space="0" w:color="auto"/>
            </w:tcBorders>
            <w:hideMark/>
          </w:tcPr>
          <w:p w:rsidR="00A1529D" w:rsidRPr="00781AA8" w:rsidRDefault="00781AA8">
            <w:pPr>
              <w:pStyle w:val="GuidePedagogiqueTitre7Rponses"/>
            </w:pPr>
            <w:r>
              <w:t>Il</w:t>
            </w:r>
            <w:r w:rsidRPr="00781AA8">
              <w:t xml:space="preserve"> p</w:t>
            </w:r>
            <w:r w:rsidR="00A1529D" w:rsidRPr="00781AA8">
              <w:t>ermet de pallier les décalages ponctuels de trésorerie que vous rencontrez dans votre activité en cas de retard de règlement d'une facture client ou lorsque vous devez effectuer une dépense imprévue par exemple.</w:t>
            </w:r>
          </w:p>
        </w:tc>
        <w:tc>
          <w:tcPr>
            <w:tcW w:w="1666" w:type="pct"/>
            <w:tcBorders>
              <w:top w:val="single" w:sz="4" w:space="0" w:color="auto"/>
              <w:left w:val="single" w:sz="4" w:space="0" w:color="auto"/>
              <w:bottom w:val="single" w:sz="4" w:space="0" w:color="auto"/>
              <w:right w:val="single" w:sz="4" w:space="0" w:color="auto"/>
            </w:tcBorders>
            <w:hideMark/>
          </w:tcPr>
          <w:p w:rsidR="00A1529D" w:rsidRPr="00781AA8" w:rsidRDefault="00A1529D">
            <w:pPr>
              <w:pStyle w:val="GuidePedagogiqueTitre7Rponses"/>
            </w:pPr>
            <w:r w:rsidRPr="00781AA8">
              <w:t>La banque se rémunère en percevant des frais de dossier, des commissions et des intérêts proportionnels au montant et à la durée de la facilité de caisse.</w:t>
            </w:r>
          </w:p>
        </w:tc>
      </w:tr>
      <w:tr w:rsidR="00A1529D" w:rsidTr="00A1529D">
        <w:trPr>
          <w:trHeight w:val="56"/>
        </w:trPr>
        <w:tc>
          <w:tcPr>
            <w:tcW w:w="5000" w:type="pct"/>
            <w:gridSpan w:val="3"/>
            <w:tcBorders>
              <w:top w:val="single" w:sz="4" w:space="0" w:color="auto"/>
              <w:left w:val="single" w:sz="4" w:space="0" w:color="auto"/>
              <w:bottom w:val="single" w:sz="4" w:space="0" w:color="auto"/>
              <w:right w:val="single" w:sz="4" w:space="0" w:color="auto"/>
            </w:tcBorders>
            <w:hideMark/>
          </w:tcPr>
          <w:p w:rsidR="00A1529D" w:rsidRDefault="00A1529D">
            <w:pPr>
              <w:pStyle w:val="GuidePedagogiqueTitre7Rponses"/>
              <w:jc w:val="center"/>
              <w:rPr>
                <w:b/>
              </w:rPr>
            </w:pPr>
            <w:r>
              <w:rPr>
                <w:b/>
              </w:rPr>
              <w:t>Le découvert autorisé</w:t>
            </w:r>
          </w:p>
        </w:tc>
      </w:tr>
      <w:tr w:rsidR="00A1529D" w:rsidTr="00A1529D">
        <w:tc>
          <w:tcPr>
            <w:tcW w:w="1539" w:type="pct"/>
            <w:tcBorders>
              <w:top w:val="single" w:sz="4" w:space="0" w:color="auto"/>
              <w:left w:val="single" w:sz="4" w:space="0" w:color="auto"/>
              <w:bottom w:val="single" w:sz="4" w:space="0" w:color="auto"/>
              <w:right w:val="single" w:sz="4" w:space="0" w:color="auto"/>
            </w:tcBorders>
          </w:tcPr>
          <w:p w:rsidR="00A1529D" w:rsidRDefault="00A1529D" w:rsidP="00781AA8">
            <w:pPr>
              <w:pStyle w:val="GuidePedagogiqueTitre7Rponses"/>
            </w:pPr>
            <w:r>
              <w:t>Le découvert autorisé est une forme de crédit à court terme, qui doit être autorisé par la banque avant d'être utilisé.</w:t>
            </w:r>
          </w:p>
          <w:p w:rsidR="00A1529D" w:rsidRDefault="00A1529D">
            <w:pPr>
              <w:pStyle w:val="GuidePedagogiqueTitre7Rponses"/>
            </w:pPr>
          </w:p>
        </w:tc>
        <w:tc>
          <w:tcPr>
            <w:tcW w:w="1795" w:type="pct"/>
            <w:tcBorders>
              <w:top w:val="single" w:sz="4" w:space="0" w:color="auto"/>
              <w:left w:val="single" w:sz="4" w:space="0" w:color="auto"/>
              <w:bottom w:val="single" w:sz="4" w:space="0" w:color="auto"/>
              <w:right w:val="single" w:sz="4" w:space="0" w:color="auto"/>
            </w:tcBorders>
          </w:tcPr>
          <w:p w:rsidR="00A1529D" w:rsidRDefault="00781AA8" w:rsidP="00781AA8">
            <w:pPr>
              <w:pStyle w:val="GuidePedagogiqueTitre7Rponses"/>
              <w:rPr>
                <w:color w:val="FF0000"/>
              </w:rPr>
            </w:pPr>
            <w:r>
              <w:t>Il</w:t>
            </w:r>
            <w:r w:rsidRPr="00781AA8">
              <w:t xml:space="preserve"> p</w:t>
            </w:r>
            <w:r w:rsidR="00A1529D" w:rsidRPr="00781AA8">
              <w:t xml:space="preserve">ermet de pallier les </w:t>
            </w:r>
            <w:hyperlink r:id="rId7" w:tooltip="Lien vers le lexique pour le mot décalage (nouvelle fenetre)" w:history="1">
              <w:r w:rsidR="00A1529D" w:rsidRPr="00781AA8">
                <w:rPr>
                  <w:rStyle w:val="Lienhypertexte"/>
                  <w:color w:val="auto"/>
                  <w:u w:val="none"/>
                </w:rPr>
                <w:t>décalages</w:t>
              </w:r>
            </w:hyperlink>
            <w:r w:rsidR="00A1529D" w:rsidRPr="00781AA8">
              <w:t xml:space="preserve"> de </w:t>
            </w:r>
            <w:hyperlink r:id="rId8" w:tooltip="Lien vers le lexique pour le mot trésorerie (nouvelle fenetre)" w:history="1">
              <w:r w:rsidR="00A1529D" w:rsidRPr="00781AA8">
                <w:rPr>
                  <w:rStyle w:val="Lienhypertexte"/>
                  <w:color w:val="auto"/>
                  <w:u w:val="none"/>
                </w:rPr>
                <w:t>trésorerie</w:t>
              </w:r>
            </w:hyperlink>
            <w:r w:rsidR="00A1529D" w:rsidRPr="00781AA8">
              <w:t xml:space="preserve"> réguliers liés au cycle d’exploitation.</w:t>
            </w:r>
          </w:p>
        </w:tc>
        <w:tc>
          <w:tcPr>
            <w:tcW w:w="1666" w:type="pct"/>
            <w:tcBorders>
              <w:top w:val="single" w:sz="4" w:space="0" w:color="auto"/>
              <w:left w:val="single" w:sz="4" w:space="0" w:color="auto"/>
              <w:bottom w:val="single" w:sz="4" w:space="0" w:color="auto"/>
              <w:right w:val="single" w:sz="4" w:space="0" w:color="auto"/>
            </w:tcBorders>
            <w:hideMark/>
          </w:tcPr>
          <w:p w:rsidR="00A1529D" w:rsidRPr="00781AA8" w:rsidRDefault="00781AA8" w:rsidP="00781AA8">
            <w:pPr>
              <w:pStyle w:val="GuidePedagogiqueTitre7Rponses"/>
            </w:pPr>
            <w:r w:rsidRPr="00781AA8">
              <w:rPr>
                <w:rFonts w:ascii="Times New Roman" w:hAnsi="Times New Roman"/>
              </w:rPr>
              <w:t>–</w:t>
            </w:r>
            <w:r w:rsidRPr="00781AA8">
              <w:t xml:space="preserve"> </w:t>
            </w:r>
            <w:r w:rsidR="00A1529D" w:rsidRPr="00781AA8">
              <w:t>La nécessité d’obtenir l'autorisation de découvert</w:t>
            </w:r>
            <w:r w:rsidRPr="00781AA8">
              <w:t>.</w:t>
            </w:r>
          </w:p>
          <w:p w:rsidR="00A1529D" w:rsidRDefault="00781AA8" w:rsidP="00781AA8">
            <w:pPr>
              <w:pStyle w:val="GuidePedagogiqueTitre7Rponses"/>
              <w:rPr>
                <w:color w:val="FF0000"/>
              </w:rPr>
            </w:pPr>
            <w:r w:rsidRPr="00781AA8">
              <w:rPr>
                <w:rFonts w:ascii="Times New Roman" w:hAnsi="Times New Roman"/>
              </w:rPr>
              <w:t>–</w:t>
            </w:r>
            <w:r w:rsidRPr="00781AA8">
              <w:t xml:space="preserve"> </w:t>
            </w:r>
            <w:r w:rsidR="00A1529D" w:rsidRPr="00781AA8">
              <w:t>Le coût du découvert se compose des intérêts proportionnels au montant et à la durée d'utilisation du découvert et des commissions (notamment une commission de plus fort découvert).</w:t>
            </w:r>
          </w:p>
        </w:tc>
      </w:tr>
      <w:tr w:rsidR="00A1529D" w:rsidTr="00A1529D">
        <w:tc>
          <w:tcPr>
            <w:tcW w:w="5000" w:type="pct"/>
            <w:gridSpan w:val="3"/>
            <w:tcBorders>
              <w:top w:val="single" w:sz="4" w:space="0" w:color="auto"/>
              <w:left w:val="single" w:sz="4" w:space="0" w:color="auto"/>
              <w:bottom w:val="single" w:sz="4" w:space="0" w:color="auto"/>
              <w:right w:val="single" w:sz="4" w:space="0" w:color="auto"/>
            </w:tcBorders>
            <w:hideMark/>
          </w:tcPr>
          <w:p w:rsidR="00A1529D" w:rsidRDefault="00A1529D">
            <w:pPr>
              <w:pStyle w:val="GuidePedagogiqueTitre7Rponses"/>
              <w:jc w:val="center"/>
              <w:rPr>
                <w:b/>
              </w:rPr>
            </w:pPr>
            <w:r>
              <w:rPr>
                <w:b/>
              </w:rPr>
              <w:t>Le crédit de campagne</w:t>
            </w:r>
          </w:p>
        </w:tc>
      </w:tr>
      <w:tr w:rsidR="00A1529D" w:rsidTr="00A1529D">
        <w:tc>
          <w:tcPr>
            <w:tcW w:w="1539" w:type="pct"/>
            <w:tcBorders>
              <w:top w:val="single" w:sz="4" w:space="0" w:color="auto"/>
              <w:left w:val="single" w:sz="4" w:space="0" w:color="auto"/>
              <w:bottom w:val="single" w:sz="4" w:space="0" w:color="auto"/>
              <w:right w:val="single" w:sz="4" w:space="0" w:color="auto"/>
            </w:tcBorders>
            <w:hideMark/>
          </w:tcPr>
          <w:p w:rsidR="00A1529D" w:rsidRPr="00781AA8" w:rsidRDefault="00A1529D">
            <w:pPr>
              <w:pStyle w:val="GuidePedagogiqueTitre7Rponses"/>
            </w:pPr>
            <w:r w:rsidRPr="00781AA8">
              <w:t>Ce crédit permet de financer les besoins du cycle d'exploitation liés à une activité saisonnière. La banque autorise que votre compte soit débiteur dans la limite d'un plafond et d'une durée.</w:t>
            </w:r>
          </w:p>
        </w:tc>
        <w:tc>
          <w:tcPr>
            <w:tcW w:w="1795" w:type="pct"/>
            <w:tcBorders>
              <w:top w:val="single" w:sz="4" w:space="0" w:color="auto"/>
              <w:left w:val="single" w:sz="4" w:space="0" w:color="auto"/>
              <w:bottom w:val="single" w:sz="4" w:space="0" w:color="auto"/>
              <w:right w:val="single" w:sz="4" w:space="0" w:color="auto"/>
            </w:tcBorders>
            <w:hideMark/>
          </w:tcPr>
          <w:p w:rsidR="00A1529D" w:rsidRPr="00781AA8" w:rsidRDefault="00781AA8">
            <w:pPr>
              <w:pStyle w:val="GuidePedagogiqueTitre7Rponses"/>
            </w:pPr>
            <w:r>
              <w:t>Il</w:t>
            </w:r>
            <w:r w:rsidRPr="00781AA8">
              <w:t xml:space="preserve"> p</w:t>
            </w:r>
            <w:r w:rsidR="00A1529D" w:rsidRPr="00781AA8">
              <w:t xml:space="preserve">ermet de financer des montants importants en attendant les premières ventes (parfois sur une durée de plusieurs mois). Il garantit la </w:t>
            </w:r>
            <w:r w:rsidR="00A1529D" w:rsidRPr="00781AA8">
              <w:rPr>
                <w:rStyle w:val="lev"/>
                <w:b w:val="0"/>
              </w:rPr>
              <w:t>trésorerie</w:t>
            </w:r>
            <w:r w:rsidR="00A1529D" w:rsidRPr="00781AA8">
              <w:rPr>
                <w:rStyle w:val="lev"/>
              </w:rPr>
              <w:t xml:space="preserve"> </w:t>
            </w:r>
            <w:r w:rsidR="00A1529D" w:rsidRPr="00781AA8">
              <w:t>pour une activité est saisonnière.</w:t>
            </w:r>
          </w:p>
        </w:tc>
        <w:tc>
          <w:tcPr>
            <w:tcW w:w="1666" w:type="pct"/>
            <w:tcBorders>
              <w:top w:val="single" w:sz="4" w:space="0" w:color="auto"/>
              <w:left w:val="single" w:sz="4" w:space="0" w:color="auto"/>
              <w:bottom w:val="single" w:sz="4" w:space="0" w:color="auto"/>
              <w:right w:val="single" w:sz="4" w:space="0" w:color="auto"/>
            </w:tcBorders>
            <w:hideMark/>
          </w:tcPr>
          <w:p w:rsidR="00A1529D" w:rsidRDefault="00A1529D">
            <w:pPr>
              <w:pStyle w:val="GuidePedagogiqueTitre7Rponses"/>
            </w:pPr>
            <w:r>
              <w:t>Le coût du crédit de campagne est proportionnel au montant utilisé et à la durée du crédit.</w:t>
            </w:r>
          </w:p>
        </w:tc>
      </w:tr>
    </w:tbl>
    <w:p w:rsidR="0022383A" w:rsidRDefault="0022383A">
      <w:pPr>
        <w:spacing w:after="200" w:line="2" w:lineRule="auto"/>
        <w:rPr>
          <w:rFonts w:ascii="GuidePedagogique" w:eastAsiaTheme="majorEastAsia" w:hAnsi="GuidePedagogique"/>
          <w:b/>
          <w:sz w:val="22"/>
          <w:szCs w:val="22"/>
        </w:rPr>
      </w:pPr>
      <w:r>
        <w:rPr>
          <w:rFonts w:eastAsiaTheme="majorEastAsia"/>
          <w:b/>
        </w:rPr>
        <w:br w:type="page"/>
      </w:r>
    </w:p>
    <w:p w:rsidR="005B1B1F" w:rsidRPr="00500EE5" w:rsidRDefault="005B1B1F" w:rsidP="00024DBA">
      <w:pPr>
        <w:pStyle w:val="GuidePedagogiqueTitre5Missionsnumros"/>
        <w:rPr>
          <w:rFonts w:eastAsiaTheme="majorEastAsia"/>
        </w:rPr>
      </w:pPr>
      <w:r w:rsidRPr="00500EE5">
        <w:rPr>
          <w:rFonts w:eastAsiaTheme="majorEastAsia"/>
        </w:rPr>
        <w:lastRenderedPageBreak/>
        <w:t xml:space="preserve">Mission 2 </w:t>
      </w:r>
      <w:r w:rsidR="00024DBA">
        <w:rPr>
          <w:rFonts w:eastAsiaTheme="majorEastAsia"/>
        </w:rPr>
        <w:t>Mettr</w:t>
      </w:r>
      <w:r w:rsidRPr="00500EE5">
        <w:rPr>
          <w:rFonts w:eastAsiaTheme="majorEastAsia"/>
        </w:rPr>
        <w:t>e en œuvre des moyens de financement de l’exploitation.</w:t>
      </w:r>
    </w:p>
    <w:p w:rsidR="005B1B1F" w:rsidRPr="00D22B9D" w:rsidRDefault="005B1B1F" w:rsidP="00024DBA">
      <w:pPr>
        <w:pStyle w:val="GuidePedagogiqueTitre6Consignes"/>
        <w:rPr>
          <w:rFonts w:eastAsiaTheme="majorEastAsia"/>
        </w:rPr>
      </w:pPr>
      <w:r w:rsidRPr="00D22B9D">
        <w:rPr>
          <w:rFonts w:eastAsiaTheme="majorEastAsia"/>
        </w:rPr>
        <w:t>3. Calculez le nombre de jours de découvert pour chacun des</w:t>
      </w:r>
      <w:r w:rsidR="00024DBA">
        <w:rPr>
          <w:rFonts w:eastAsiaTheme="majorEastAsia"/>
        </w:rPr>
        <w:t xml:space="preserve"> soldes négatifs de trésorerie.</w:t>
      </w:r>
    </w:p>
    <w:tbl>
      <w:tblPr>
        <w:tblW w:w="5000" w:type="pct"/>
        <w:tblCellMar>
          <w:left w:w="70" w:type="dxa"/>
          <w:right w:w="70" w:type="dxa"/>
        </w:tblCellMar>
        <w:tblLook w:val="04A0"/>
      </w:tblPr>
      <w:tblGrid>
        <w:gridCol w:w="1631"/>
        <w:gridCol w:w="2692"/>
        <w:gridCol w:w="2549"/>
        <w:gridCol w:w="3474"/>
      </w:tblGrid>
      <w:tr w:rsidR="005B1B1F" w:rsidRPr="00B243BA" w:rsidTr="00024DBA">
        <w:trPr>
          <w:trHeight w:val="461"/>
        </w:trPr>
        <w:tc>
          <w:tcPr>
            <w:tcW w:w="78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B1B1F" w:rsidRPr="00024DBA" w:rsidRDefault="005B1B1F" w:rsidP="00024DBA">
            <w:pPr>
              <w:pStyle w:val="GuidePedagogiqueTitre7Rponses"/>
              <w:jc w:val="center"/>
              <w:rPr>
                <w:b/>
                <w:color w:val="000000"/>
              </w:rPr>
            </w:pPr>
            <w:r w:rsidRPr="00024DBA">
              <w:rPr>
                <w:b/>
                <w:color w:val="000000"/>
              </w:rPr>
              <w:t>Dates</w:t>
            </w:r>
          </w:p>
        </w:tc>
        <w:tc>
          <w:tcPr>
            <w:tcW w:w="1301" w:type="pct"/>
            <w:tcBorders>
              <w:top w:val="single" w:sz="4" w:space="0" w:color="auto"/>
              <w:left w:val="nil"/>
              <w:bottom w:val="single" w:sz="4" w:space="0" w:color="auto"/>
              <w:right w:val="single" w:sz="4" w:space="0" w:color="auto"/>
            </w:tcBorders>
            <w:shd w:val="clear" w:color="auto" w:fill="auto"/>
            <w:noWrap/>
            <w:vAlign w:val="center"/>
            <w:hideMark/>
          </w:tcPr>
          <w:p w:rsidR="005B1B1F" w:rsidRPr="00024DBA" w:rsidRDefault="005B1B1F" w:rsidP="00024DBA">
            <w:pPr>
              <w:pStyle w:val="GuidePedagogiqueTitre7Rponses"/>
              <w:jc w:val="center"/>
              <w:rPr>
                <w:b/>
                <w:color w:val="000000"/>
              </w:rPr>
            </w:pPr>
            <w:r w:rsidRPr="00024DBA">
              <w:rPr>
                <w:b/>
                <w:color w:val="000000"/>
              </w:rPr>
              <w:t>Soldes</w:t>
            </w:r>
          </w:p>
        </w:tc>
        <w:tc>
          <w:tcPr>
            <w:tcW w:w="1232" w:type="pct"/>
            <w:tcBorders>
              <w:top w:val="single" w:sz="4" w:space="0" w:color="auto"/>
              <w:left w:val="nil"/>
              <w:bottom w:val="single" w:sz="4" w:space="0" w:color="auto"/>
              <w:right w:val="single" w:sz="4" w:space="0" w:color="auto"/>
            </w:tcBorders>
            <w:shd w:val="clear" w:color="auto" w:fill="auto"/>
            <w:noWrap/>
            <w:vAlign w:val="center"/>
            <w:hideMark/>
          </w:tcPr>
          <w:p w:rsidR="005B1B1F" w:rsidRPr="00024DBA" w:rsidRDefault="005B1B1F" w:rsidP="00024DBA">
            <w:pPr>
              <w:pStyle w:val="GuidePedagogiqueTitre7Rponses"/>
              <w:jc w:val="center"/>
              <w:rPr>
                <w:b/>
                <w:color w:val="000000"/>
              </w:rPr>
            </w:pPr>
            <w:r w:rsidRPr="00024DBA">
              <w:rPr>
                <w:b/>
                <w:color w:val="000000"/>
              </w:rPr>
              <w:t>Découverts</w:t>
            </w:r>
          </w:p>
        </w:tc>
        <w:tc>
          <w:tcPr>
            <w:tcW w:w="1679" w:type="pct"/>
            <w:tcBorders>
              <w:top w:val="single" w:sz="4" w:space="0" w:color="auto"/>
              <w:left w:val="nil"/>
              <w:bottom w:val="single" w:sz="4" w:space="0" w:color="auto"/>
              <w:right w:val="single" w:sz="4" w:space="0" w:color="auto"/>
            </w:tcBorders>
            <w:shd w:val="clear" w:color="auto" w:fill="auto"/>
            <w:vAlign w:val="center"/>
            <w:hideMark/>
          </w:tcPr>
          <w:p w:rsidR="005B1B1F" w:rsidRPr="00024DBA" w:rsidRDefault="005B1B1F" w:rsidP="00024DBA">
            <w:pPr>
              <w:pStyle w:val="GuidePedagogiqueTitre7Rponses"/>
              <w:jc w:val="center"/>
              <w:rPr>
                <w:b/>
                <w:color w:val="000000"/>
              </w:rPr>
            </w:pPr>
            <w:r w:rsidRPr="00024DBA">
              <w:rPr>
                <w:b/>
                <w:color w:val="000000"/>
              </w:rPr>
              <w:t>Nombre de jours de découvert</w:t>
            </w:r>
          </w:p>
        </w:tc>
      </w:tr>
      <w:tr w:rsidR="005B1B1F" w:rsidRPr="00B243BA" w:rsidTr="00024DBA">
        <w:trPr>
          <w:trHeight w:val="315"/>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r w:rsidRPr="00B243BA">
              <w:rPr>
                <w:color w:val="000000"/>
              </w:rPr>
              <w:t>01-nov</w:t>
            </w:r>
          </w:p>
        </w:tc>
        <w:tc>
          <w:tcPr>
            <w:tcW w:w="1301"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024DBA">
            <w:pPr>
              <w:pStyle w:val="GuidePedagogiqueTitre7Rponses"/>
              <w:ind w:right="639"/>
              <w:jc w:val="right"/>
              <w:rPr>
                <w:color w:val="000000"/>
              </w:rPr>
            </w:pPr>
            <w:r w:rsidRPr="00B243BA">
              <w:rPr>
                <w:color w:val="000000"/>
              </w:rPr>
              <w:t>450</w:t>
            </w:r>
          </w:p>
        </w:tc>
        <w:tc>
          <w:tcPr>
            <w:tcW w:w="1232"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024DBA">
            <w:pPr>
              <w:pStyle w:val="GuidePedagogiqueTitre7Rponses"/>
              <w:ind w:right="639"/>
              <w:jc w:val="right"/>
              <w:rPr>
                <w:color w:val="000000"/>
              </w:rPr>
            </w:pPr>
          </w:p>
        </w:tc>
        <w:tc>
          <w:tcPr>
            <w:tcW w:w="1679"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p>
        </w:tc>
      </w:tr>
      <w:tr w:rsidR="005B1B1F" w:rsidRPr="00B243BA" w:rsidTr="00024DBA">
        <w:trPr>
          <w:trHeight w:val="315"/>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r w:rsidRPr="00B243BA">
              <w:rPr>
                <w:color w:val="000000"/>
              </w:rPr>
              <w:t>03-nov</w:t>
            </w:r>
          </w:p>
        </w:tc>
        <w:tc>
          <w:tcPr>
            <w:tcW w:w="1301"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024DBA">
            <w:pPr>
              <w:pStyle w:val="GuidePedagogiqueTitre7Rponses"/>
              <w:ind w:right="639"/>
              <w:jc w:val="right"/>
              <w:rPr>
                <w:color w:val="000000"/>
              </w:rPr>
            </w:pPr>
            <w:r w:rsidRPr="00B243BA">
              <w:rPr>
                <w:color w:val="000000"/>
              </w:rPr>
              <w:t>750</w:t>
            </w:r>
          </w:p>
        </w:tc>
        <w:tc>
          <w:tcPr>
            <w:tcW w:w="1232"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024DBA">
            <w:pPr>
              <w:pStyle w:val="GuidePedagogiqueTitre7Rponses"/>
              <w:ind w:right="639"/>
              <w:jc w:val="right"/>
              <w:rPr>
                <w:color w:val="000000"/>
              </w:rPr>
            </w:pPr>
          </w:p>
        </w:tc>
        <w:tc>
          <w:tcPr>
            <w:tcW w:w="1679"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p>
        </w:tc>
      </w:tr>
      <w:tr w:rsidR="005B1B1F" w:rsidRPr="00B243BA" w:rsidTr="00024DBA">
        <w:trPr>
          <w:trHeight w:val="315"/>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r w:rsidRPr="00B243BA">
              <w:rPr>
                <w:color w:val="000000"/>
              </w:rPr>
              <w:t>04-nov</w:t>
            </w:r>
          </w:p>
        </w:tc>
        <w:tc>
          <w:tcPr>
            <w:tcW w:w="1301" w:type="pct"/>
            <w:tcBorders>
              <w:top w:val="nil"/>
              <w:left w:val="nil"/>
              <w:bottom w:val="single" w:sz="4" w:space="0" w:color="auto"/>
              <w:right w:val="single" w:sz="4" w:space="0" w:color="auto"/>
            </w:tcBorders>
            <w:shd w:val="clear" w:color="auto" w:fill="auto"/>
            <w:noWrap/>
            <w:vAlign w:val="center"/>
            <w:hideMark/>
          </w:tcPr>
          <w:p w:rsidR="005B1B1F" w:rsidRPr="00B243BA" w:rsidRDefault="00024DBA" w:rsidP="00024DBA">
            <w:pPr>
              <w:pStyle w:val="GuidePedagogiqueTitre7Rponses"/>
              <w:ind w:right="639"/>
              <w:jc w:val="right"/>
              <w:rPr>
                <w:color w:val="000000"/>
              </w:rPr>
            </w:pPr>
            <w:r>
              <w:rPr>
                <w:rFonts w:ascii="Times New Roman" w:hAnsi="Times New Roman"/>
                <w:color w:val="000000"/>
              </w:rPr>
              <w:t>–</w:t>
            </w:r>
            <w:r>
              <w:rPr>
                <w:color w:val="000000"/>
              </w:rPr>
              <w:t xml:space="preserve"> </w:t>
            </w:r>
            <w:r w:rsidR="005B1B1F" w:rsidRPr="00B243BA">
              <w:rPr>
                <w:color w:val="000000"/>
              </w:rPr>
              <w:t>3</w:t>
            </w:r>
            <w:r w:rsidR="0029683E">
              <w:rPr>
                <w:rFonts w:hint="eastAsia"/>
                <w:color w:val="000000"/>
              </w:rPr>
              <w:t> </w:t>
            </w:r>
            <w:r w:rsidR="0029683E">
              <w:rPr>
                <w:color w:val="000000"/>
              </w:rPr>
              <w:t>5</w:t>
            </w:r>
            <w:r w:rsidR="005B1B1F" w:rsidRPr="00B243BA">
              <w:rPr>
                <w:color w:val="000000"/>
              </w:rPr>
              <w:t>00</w:t>
            </w:r>
          </w:p>
        </w:tc>
        <w:tc>
          <w:tcPr>
            <w:tcW w:w="1232"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024DBA">
            <w:pPr>
              <w:pStyle w:val="GuidePedagogiqueTitre7Rponses"/>
              <w:ind w:right="639"/>
              <w:jc w:val="right"/>
              <w:rPr>
                <w:color w:val="000000"/>
              </w:rPr>
            </w:pPr>
            <w:r w:rsidRPr="00B243BA">
              <w:rPr>
                <w:color w:val="000000"/>
              </w:rPr>
              <w:t>3</w:t>
            </w:r>
            <w:r w:rsidR="0029683E">
              <w:rPr>
                <w:rFonts w:hint="eastAsia"/>
                <w:color w:val="000000"/>
              </w:rPr>
              <w:t> </w:t>
            </w:r>
            <w:r w:rsidR="0029683E">
              <w:rPr>
                <w:color w:val="000000"/>
              </w:rPr>
              <w:t>5</w:t>
            </w:r>
            <w:r w:rsidRPr="00B243BA">
              <w:rPr>
                <w:color w:val="000000"/>
              </w:rPr>
              <w:t>00</w:t>
            </w:r>
          </w:p>
        </w:tc>
        <w:tc>
          <w:tcPr>
            <w:tcW w:w="1679"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r>
              <w:rPr>
                <w:color w:val="000000"/>
              </w:rPr>
              <w:t>Du 4/11 au 10/11</w:t>
            </w:r>
            <w:r w:rsidR="0029683E">
              <w:rPr>
                <w:rFonts w:hint="eastAsia"/>
                <w:color w:val="000000"/>
              </w:rPr>
              <w:t> </w:t>
            </w:r>
            <w:r w:rsidR="0029683E">
              <w:rPr>
                <w:color w:val="000000"/>
              </w:rPr>
              <w:t>:</w:t>
            </w:r>
            <w:r>
              <w:rPr>
                <w:color w:val="000000"/>
              </w:rPr>
              <w:t xml:space="preserve"> </w:t>
            </w:r>
            <w:r w:rsidRPr="00B243BA">
              <w:rPr>
                <w:color w:val="000000"/>
              </w:rPr>
              <w:t>6</w:t>
            </w:r>
            <w:r>
              <w:rPr>
                <w:color w:val="000000"/>
              </w:rPr>
              <w:t xml:space="preserve"> jours</w:t>
            </w:r>
          </w:p>
        </w:tc>
      </w:tr>
      <w:tr w:rsidR="005B1B1F" w:rsidRPr="00B243BA" w:rsidTr="00024DBA">
        <w:trPr>
          <w:trHeight w:val="315"/>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r w:rsidRPr="00B243BA">
              <w:rPr>
                <w:color w:val="000000"/>
              </w:rPr>
              <w:t>10-nov</w:t>
            </w:r>
          </w:p>
        </w:tc>
        <w:tc>
          <w:tcPr>
            <w:tcW w:w="1301"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024DBA">
            <w:pPr>
              <w:pStyle w:val="GuidePedagogiqueTitre7Rponses"/>
              <w:ind w:right="639"/>
              <w:jc w:val="right"/>
              <w:rPr>
                <w:color w:val="000000"/>
              </w:rPr>
            </w:pPr>
            <w:r w:rsidRPr="00B243BA">
              <w:rPr>
                <w:color w:val="000000"/>
              </w:rPr>
              <w:t>300</w:t>
            </w:r>
          </w:p>
        </w:tc>
        <w:tc>
          <w:tcPr>
            <w:tcW w:w="1232"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024DBA">
            <w:pPr>
              <w:pStyle w:val="GuidePedagogiqueTitre7Rponses"/>
              <w:ind w:right="639"/>
              <w:jc w:val="right"/>
              <w:rPr>
                <w:color w:val="000000"/>
              </w:rPr>
            </w:pPr>
          </w:p>
        </w:tc>
        <w:tc>
          <w:tcPr>
            <w:tcW w:w="1679" w:type="pct"/>
            <w:tcBorders>
              <w:top w:val="nil"/>
              <w:left w:val="nil"/>
              <w:bottom w:val="single" w:sz="4" w:space="0" w:color="auto"/>
              <w:right w:val="single" w:sz="4" w:space="0" w:color="auto"/>
            </w:tcBorders>
            <w:shd w:val="clear" w:color="auto" w:fill="auto"/>
            <w:noWrap/>
            <w:vAlign w:val="bottom"/>
            <w:hideMark/>
          </w:tcPr>
          <w:p w:rsidR="005B1B1F" w:rsidRPr="00B243BA" w:rsidRDefault="005B1B1F" w:rsidP="005B1B1F">
            <w:pPr>
              <w:pStyle w:val="GuidePedagogiqueTitre7Rponses"/>
              <w:rPr>
                <w:color w:val="000000"/>
              </w:rPr>
            </w:pPr>
          </w:p>
        </w:tc>
      </w:tr>
      <w:tr w:rsidR="005B1B1F" w:rsidRPr="00B243BA" w:rsidTr="00024DBA">
        <w:trPr>
          <w:trHeight w:val="315"/>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r w:rsidRPr="00B243BA">
              <w:rPr>
                <w:color w:val="000000"/>
              </w:rPr>
              <w:t>10-nov</w:t>
            </w:r>
          </w:p>
        </w:tc>
        <w:tc>
          <w:tcPr>
            <w:tcW w:w="1301"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024DBA">
            <w:pPr>
              <w:pStyle w:val="GuidePedagogiqueTitre7Rponses"/>
              <w:ind w:right="639"/>
              <w:jc w:val="right"/>
              <w:rPr>
                <w:color w:val="000000"/>
              </w:rPr>
            </w:pPr>
            <w:r w:rsidRPr="00B243BA">
              <w:rPr>
                <w:color w:val="000000"/>
              </w:rPr>
              <w:t>1</w:t>
            </w:r>
            <w:r w:rsidR="0029683E">
              <w:rPr>
                <w:rFonts w:hint="eastAsia"/>
                <w:color w:val="000000"/>
              </w:rPr>
              <w:t> </w:t>
            </w:r>
            <w:r w:rsidR="0029683E">
              <w:rPr>
                <w:color w:val="000000"/>
              </w:rPr>
              <w:t>0</w:t>
            </w:r>
            <w:r w:rsidRPr="00B243BA">
              <w:rPr>
                <w:color w:val="000000"/>
              </w:rPr>
              <w:t>20</w:t>
            </w:r>
          </w:p>
        </w:tc>
        <w:tc>
          <w:tcPr>
            <w:tcW w:w="1232"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024DBA">
            <w:pPr>
              <w:pStyle w:val="GuidePedagogiqueTitre7Rponses"/>
              <w:ind w:right="639"/>
              <w:jc w:val="right"/>
              <w:rPr>
                <w:color w:val="000000"/>
              </w:rPr>
            </w:pPr>
          </w:p>
        </w:tc>
        <w:tc>
          <w:tcPr>
            <w:tcW w:w="1679"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p>
        </w:tc>
      </w:tr>
      <w:tr w:rsidR="005B1B1F" w:rsidRPr="00B243BA" w:rsidTr="00024DBA">
        <w:trPr>
          <w:trHeight w:val="315"/>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r w:rsidRPr="00B243BA">
              <w:rPr>
                <w:color w:val="000000"/>
              </w:rPr>
              <w:t>12-nov</w:t>
            </w:r>
          </w:p>
        </w:tc>
        <w:tc>
          <w:tcPr>
            <w:tcW w:w="1301" w:type="pct"/>
            <w:tcBorders>
              <w:top w:val="nil"/>
              <w:left w:val="nil"/>
              <w:bottom w:val="single" w:sz="4" w:space="0" w:color="auto"/>
              <w:right w:val="single" w:sz="4" w:space="0" w:color="auto"/>
            </w:tcBorders>
            <w:shd w:val="clear" w:color="auto" w:fill="auto"/>
            <w:noWrap/>
            <w:vAlign w:val="center"/>
            <w:hideMark/>
          </w:tcPr>
          <w:p w:rsidR="005B1B1F" w:rsidRPr="00B243BA" w:rsidRDefault="00024DBA" w:rsidP="00024DBA">
            <w:pPr>
              <w:pStyle w:val="GuidePedagogiqueTitre7Rponses"/>
              <w:ind w:right="639"/>
              <w:jc w:val="right"/>
              <w:rPr>
                <w:color w:val="000000"/>
              </w:rPr>
            </w:pPr>
            <w:r>
              <w:rPr>
                <w:rFonts w:ascii="Times New Roman" w:hAnsi="Times New Roman"/>
                <w:color w:val="000000"/>
              </w:rPr>
              <w:t>–</w:t>
            </w:r>
            <w:r>
              <w:rPr>
                <w:color w:val="000000"/>
              </w:rPr>
              <w:t xml:space="preserve"> </w:t>
            </w:r>
            <w:r w:rsidR="005B1B1F" w:rsidRPr="00B243BA">
              <w:rPr>
                <w:color w:val="000000"/>
              </w:rPr>
              <w:t>5</w:t>
            </w:r>
            <w:r w:rsidR="0029683E">
              <w:rPr>
                <w:rFonts w:hint="eastAsia"/>
                <w:color w:val="000000"/>
              </w:rPr>
              <w:t> </w:t>
            </w:r>
            <w:r w:rsidR="0029683E">
              <w:rPr>
                <w:color w:val="000000"/>
              </w:rPr>
              <w:t>4</w:t>
            </w:r>
            <w:r w:rsidR="005B1B1F" w:rsidRPr="00B243BA">
              <w:rPr>
                <w:color w:val="000000"/>
              </w:rPr>
              <w:t>00</w:t>
            </w:r>
          </w:p>
        </w:tc>
        <w:tc>
          <w:tcPr>
            <w:tcW w:w="1232"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024DBA">
            <w:pPr>
              <w:pStyle w:val="GuidePedagogiqueTitre7Rponses"/>
              <w:ind w:right="639"/>
              <w:jc w:val="right"/>
              <w:rPr>
                <w:color w:val="000000"/>
              </w:rPr>
            </w:pPr>
            <w:r w:rsidRPr="00B243BA">
              <w:rPr>
                <w:color w:val="000000"/>
              </w:rPr>
              <w:t>5</w:t>
            </w:r>
            <w:r w:rsidR="0029683E">
              <w:rPr>
                <w:rFonts w:hint="eastAsia"/>
                <w:color w:val="000000"/>
              </w:rPr>
              <w:t> </w:t>
            </w:r>
            <w:r w:rsidR="0029683E">
              <w:rPr>
                <w:color w:val="000000"/>
              </w:rPr>
              <w:t>4</w:t>
            </w:r>
            <w:r w:rsidRPr="00B243BA">
              <w:rPr>
                <w:color w:val="000000"/>
              </w:rPr>
              <w:t>00</w:t>
            </w:r>
          </w:p>
        </w:tc>
        <w:tc>
          <w:tcPr>
            <w:tcW w:w="1679"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r>
              <w:rPr>
                <w:color w:val="000000"/>
              </w:rPr>
              <w:t>Du 12/11 au 16/11</w:t>
            </w:r>
            <w:r w:rsidR="0029683E">
              <w:rPr>
                <w:rFonts w:hint="eastAsia"/>
                <w:color w:val="000000"/>
              </w:rPr>
              <w:t> </w:t>
            </w:r>
            <w:r w:rsidR="0029683E">
              <w:rPr>
                <w:color w:val="000000"/>
              </w:rPr>
              <w:t>:</w:t>
            </w:r>
            <w:r>
              <w:rPr>
                <w:color w:val="000000"/>
              </w:rPr>
              <w:t xml:space="preserve"> </w:t>
            </w:r>
            <w:r w:rsidRPr="00B243BA">
              <w:rPr>
                <w:color w:val="000000"/>
              </w:rPr>
              <w:t>4</w:t>
            </w:r>
            <w:r>
              <w:rPr>
                <w:color w:val="000000"/>
              </w:rPr>
              <w:t xml:space="preserve"> jours</w:t>
            </w:r>
          </w:p>
        </w:tc>
      </w:tr>
      <w:tr w:rsidR="005B1B1F" w:rsidRPr="00B243BA" w:rsidTr="00024DBA">
        <w:trPr>
          <w:trHeight w:val="315"/>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r w:rsidRPr="00B243BA">
              <w:rPr>
                <w:color w:val="000000"/>
              </w:rPr>
              <w:t>16-nov</w:t>
            </w:r>
          </w:p>
        </w:tc>
        <w:tc>
          <w:tcPr>
            <w:tcW w:w="1301" w:type="pct"/>
            <w:tcBorders>
              <w:top w:val="nil"/>
              <w:left w:val="nil"/>
              <w:bottom w:val="single" w:sz="4" w:space="0" w:color="auto"/>
              <w:right w:val="single" w:sz="4" w:space="0" w:color="auto"/>
            </w:tcBorders>
            <w:shd w:val="clear" w:color="auto" w:fill="auto"/>
            <w:noWrap/>
            <w:vAlign w:val="center"/>
            <w:hideMark/>
          </w:tcPr>
          <w:p w:rsidR="005B1B1F" w:rsidRPr="00B243BA" w:rsidRDefault="00024DBA" w:rsidP="00024DBA">
            <w:pPr>
              <w:pStyle w:val="GuidePedagogiqueTitre7Rponses"/>
              <w:ind w:right="639"/>
              <w:jc w:val="right"/>
              <w:rPr>
                <w:color w:val="000000"/>
              </w:rPr>
            </w:pPr>
            <w:r>
              <w:rPr>
                <w:rFonts w:ascii="Times New Roman" w:hAnsi="Times New Roman"/>
                <w:color w:val="000000"/>
              </w:rPr>
              <w:t>–</w:t>
            </w:r>
            <w:r>
              <w:rPr>
                <w:color w:val="000000"/>
              </w:rPr>
              <w:t xml:space="preserve"> </w:t>
            </w:r>
            <w:r w:rsidR="005B1B1F" w:rsidRPr="00B243BA">
              <w:rPr>
                <w:color w:val="000000"/>
              </w:rPr>
              <w:t>1</w:t>
            </w:r>
            <w:r w:rsidR="0029683E">
              <w:rPr>
                <w:rFonts w:hint="eastAsia"/>
                <w:color w:val="000000"/>
              </w:rPr>
              <w:t> </w:t>
            </w:r>
            <w:r w:rsidR="0029683E">
              <w:rPr>
                <w:color w:val="000000"/>
              </w:rPr>
              <w:t>2</w:t>
            </w:r>
            <w:r w:rsidR="005B1B1F" w:rsidRPr="00B243BA">
              <w:rPr>
                <w:color w:val="000000"/>
              </w:rPr>
              <w:t>40</w:t>
            </w:r>
          </w:p>
        </w:tc>
        <w:tc>
          <w:tcPr>
            <w:tcW w:w="1232"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024DBA">
            <w:pPr>
              <w:pStyle w:val="GuidePedagogiqueTitre7Rponses"/>
              <w:ind w:right="639"/>
              <w:jc w:val="right"/>
              <w:rPr>
                <w:color w:val="000000"/>
              </w:rPr>
            </w:pPr>
            <w:r w:rsidRPr="00B243BA">
              <w:rPr>
                <w:color w:val="000000"/>
              </w:rPr>
              <w:t>1</w:t>
            </w:r>
            <w:r w:rsidR="0029683E">
              <w:rPr>
                <w:rFonts w:hint="eastAsia"/>
                <w:color w:val="000000"/>
              </w:rPr>
              <w:t> </w:t>
            </w:r>
            <w:r w:rsidR="0029683E">
              <w:rPr>
                <w:color w:val="000000"/>
              </w:rPr>
              <w:t>2</w:t>
            </w:r>
            <w:r w:rsidRPr="00B243BA">
              <w:rPr>
                <w:color w:val="000000"/>
              </w:rPr>
              <w:t>40</w:t>
            </w:r>
          </w:p>
        </w:tc>
        <w:tc>
          <w:tcPr>
            <w:tcW w:w="1679"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r>
              <w:rPr>
                <w:color w:val="000000"/>
              </w:rPr>
              <w:t>Du 16/11 au 20/11</w:t>
            </w:r>
            <w:r w:rsidR="0029683E">
              <w:rPr>
                <w:rFonts w:hint="eastAsia"/>
                <w:color w:val="000000"/>
              </w:rPr>
              <w:t> </w:t>
            </w:r>
            <w:r w:rsidR="0029683E">
              <w:rPr>
                <w:color w:val="000000"/>
              </w:rPr>
              <w:t>:</w:t>
            </w:r>
            <w:r>
              <w:rPr>
                <w:color w:val="000000"/>
              </w:rPr>
              <w:t xml:space="preserve"> </w:t>
            </w:r>
            <w:r w:rsidRPr="00B243BA">
              <w:rPr>
                <w:color w:val="000000"/>
              </w:rPr>
              <w:t>4</w:t>
            </w:r>
            <w:r>
              <w:rPr>
                <w:color w:val="000000"/>
              </w:rPr>
              <w:t xml:space="preserve"> jours</w:t>
            </w:r>
          </w:p>
        </w:tc>
      </w:tr>
      <w:tr w:rsidR="005B1B1F" w:rsidRPr="00B243BA" w:rsidTr="00024DBA">
        <w:trPr>
          <w:trHeight w:val="315"/>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r w:rsidRPr="00B243BA">
              <w:rPr>
                <w:color w:val="000000"/>
              </w:rPr>
              <w:t>20-nov</w:t>
            </w:r>
          </w:p>
        </w:tc>
        <w:tc>
          <w:tcPr>
            <w:tcW w:w="1301" w:type="pct"/>
            <w:tcBorders>
              <w:top w:val="nil"/>
              <w:left w:val="nil"/>
              <w:bottom w:val="single" w:sz="4" w:space="0" w:color="auto"/>
              <w:right w:val="single" w:sz="4" w:space="0" w:color="auto"/>
            </w:tcBorders>
            <w:shd w:val="clear" w:color="auto" w:fill="auto"/>
            <w:noWrap/>
            <w:vAlign w:val="center"/>
            <w:hideMark/>
          </w:tcPr>
          <w:p w:rsidR="005B1B1F" w:rsidRPr="00B243BA" w:rsidRDefault="00024DBA" w:rsidP="00024DBA">
            <w:pPr>
              <w:pStyle w:val="GuidePedagogiqueTitre7Rponses"/>
              <w:ind w:right="639"/>
              <w:jc w:val="right"/>
              <w:rPr>
                <w:color w:val="000000"/>
              </w:rPr>
            </w:pPr>
            <w:r>
              <w:rPr>
                <w:rFonts w:ascii="Times New Roman" w:hAnsi="Times New Roman"/>
                <w:color w:val="000000"/>
              </w:rPr>
              <w:t>–</w:t>
            </w:r>
            <w:r>
              <w:rPr>
                <w:color w:val="000000"/>
              </w:rPr>
              <w:t xml:space="preserve"> </w:t>
            </w:r>
            <w:r w:rsidR="005B1B1F" w:rsidRPr="00B243BA">
              <w:rPr>
                <w:color w:val="000000"/>
              </w:rPr>
              <w:t>2</w:t>
            </w:r>
            <w:r w:rsidR="0029683E">
              <w:rPr>
                <w:rFonts w:hint="eastAsia"/>
                <w:color w:val="000000"/>
              </w:rPr>
              <w:t> </w:t>
            </w:r>
            <w:r w:rsidR="0029683E">
              <w:rPr>
                <w:color w:val="000000"/>
              </w:rPr>
              <w:t>2</w:t>
            </w:r>
            <w:r w:rsidR="005B1B1F" w:rsidRPr="00B243BA">
              <w:rPr>
                <w:color w:val="000000"/>
              </w:rPr>
              <w:t>80</w:t>
            </w:r>
          </w:p>
        </w:tc>
        <w:tc>
          <w:tcPr>
            <w:tcW w:w="1232"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024DBA">
            <w:pPr>
              <w:pStyle w:val="GuidePedagogiqueTitre7Rponses"/>
              <w:ind w:right="639"/>
              <w:jc w:val="right"/>
              <w:rPr>
                <w:color w:val="000000"/>
              </w:rPr>
            </w:pPr>
            <w:r w:rsidRPr="00B243BA">
              <w:rPr>
                <w:color w:val="000000"/>
              </w:rPr>
              <w:t>2</w:t>
            </w:r>
            <w:r w:rsidR="0029683E">
              <w:rPr>
                <w:rFonts w:hint="eastAsia"/>
                <w:color w:val="000000"/>
              </w:rPr>
              <w:t> </w:t>
            </w:r>
            <w:r w:rsidR="0029683E">
              <w:rPr>
                <w:color w:val="000000"/>
              </w:rPr>
              <w:t>2</w:t>
            </w:r>
            <w:r w:rsidRPr="00B243BA">
              <w:rPr>
                <w:color w:val="000000"/>
              </w:rPr>
              <w:t>80</w:t>
            </w:r>
          </w:p>
        </w:tc>
        <w:tc>
          <w:tcPr>
            <w:tcW w:w="1679"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r>
              <w:rPr>
                <w:color w:val="000000"/>
              </w:rPr>
              <w:t>Du 20/11 au 25/11</w:t>
            </w:r>
            <w:r w:rsidR="0029683E">
              <w:rPr>
                <w:rFonts w:hint="eastAsia"/>
                <w:color w:val="000000"/>
              </w:rPr>
              <w:t> </w:t>
            </w:r>
            <w:r w:rsidR="0029683E">
              <w:rPr>
                <w:color w:val="000000"/>
              </w:rPr>
              <w:t>:</w:t>
            </w:r>
            <w:r>
              <w:rPr>
                <w:color w:val="000000"/>
              </w:rPr>
              <w:t xml:space="preserve"> </w:t>
            </w:r>
            <w:r w:rsidRPr="00B243BA">
              <w:rPr>
                <w:color w:val="000000"/>
              </w:rPr>
              <w:t>5</w:t>
            </w:r>
            <w:r>
              <w:rPr>
                <w:color w:val="000000"/>
              </w:rPr>
              <w:t xml:space="preserve"> jours</w:t>
            </w:r>
          </w:p>
        </w:tc>
      </w:tr>
      <w:tr w:rsidR="005B1B1F" w:rsidRPr="00B243BA" w:rsidTr="00024DBA">
        <w:trPr>
          <w:trHeight w:val="315"/>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r w:rsidRPr="00B243BA">
              <w:rPr>
                <w:color w:val="000000"/>
              </w:rPr>
              <w:t>25-nov</w:t>
            </w:r>
          </w:p>
        </w:tc>
        <w:tc>
          <w:tcPr>
            <w:tcW w:w="1301" w:type="pct"/>
            <w:tcBorders>
              <w:top w:val="nil"/>
              <w:left w:val="nil"/>
              <w:bottom w:val="single" w:sz="4" w:space="0" w:color="auto"/>
              <w:right w:val="single" w:sz="4" w:space="0" w:color="auto"/>
            </w:tcBorders>
            <w:shd w:val="clear" w:color="auto" w:fill="auto"/>
            <w:noWrap/>
            <w:vAlign w:val="center"/>
            <w:hideMark/>
          </w:tcPr>
          <w:p w:rsidR="005B1B1F" w:rsidRPr="00B243BA" w:rsidRDefault="00024DBA" w:rsidP="00024DBA">
            <w:pPr>
              <w:pStyle w:val="GuidePedagogiqueTitre7Rponses"/>
              <w:ind w:right="639"/>
              <w:jc w:val="right"/>
              <w:rPr>
                <w:color w:val="000000"/>
              </w:rPr>
            </w:pPr>
            <w:r>
              <w:rPr>
                <w:rFonts w:ascii="Times New Roman" w:hAnsi="Times New Roman"/>
                <w:color w:val="000000"/>
              </w:rPr>
              <w:t>–</w:t>
            </w:r>
            <w:r>
              <w:rPr>
                <w:color w:val="000000"/>
              </w:rPr>
              <w:t xml:space="preserve"> </w:t>
            </w:r>
            <w:r w:rsidR="005B1B1F" w:rsidRPr="00B243BA">
              <w:rPr>
                <w:color w:val="000000"/>
              </w:rPr>
              <w:t>4</w:t>
            </w:r>
            <w:r w:rsidR="0029683E">
              <w:rPr>
                <w:rFonts w:hint="eastAsia"/>
                <w:color w:val="000000"/>
              </w:rPr>
              <w:t> </w:t>
            </w:r>
            <w:r w:rsidR="0029683E">
              <w:rPr>
                <w:color w:val="000000"/>
              </w:rPr>
              <w:t>8</w:t>
            </w:r>
            <w:r w:rsidR="005B1B1F" w:rsidRPr="00B243BA">
              <w:rPr>
                <w:color w:val="000000"/>
              </w:rPr>
              <w:t>50</w:t>
            </w:r>
          </w:p>
        </w:tc>
        <w:tc>
          <w:tcPr>
            <w:tcW w:w="1232"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024DBA">
            <w:pPr>
              <w:pStyle w:val="GuidePedagogiqueTitre7Rponses"/>
              <w:ind w:right="639"/>
              <w:jc w:val="right"/>
              <w:rPr>
                <w:color w:val="000000"/>
              </w:rPr>
            </w:pPr>
            <w:r w:rsidRPr="00B243BA">
              <w:rPr>
                <w:color w:val="000000"/>
              </w:rPr>
              <w:t>4</w:t>
            </w:r>
            <w:r w:rsidR="0029683E">
              <w:rPr>
                <w:rFonts w:hint="eastAsia"/>
                <w:color w:val="000000"/>
              </w:rPr>
              <w:t> </w:t>
            </w:r>
            <w:r w:rsidR="0029683E">
              <w:rPr>
                <w:color w:val="000000"/>
              </w:rPr>
              <w:t>8</w:t>
            </w:r>
            <w:r w:rsidRPr="00B243BA">
              <w:rPr>
                <w:color w:val="000000"/>
              </w:rPr>
              <w:t>50</w:t>
            </w:r>
          </w:p>
        </w:tc>
        <w:tc>
          <w:tcPr>
            <w:tcW w:w="1679"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r>
              <w:rPr>
                <w:color w:val="000000"/>
              </w:rPr>
              <w:t>Du 25/11 au 29/11</w:t>
            </w:r>
            <w:r w:rsidR="0029683E">
              <w:rPr>
                <w:rFonts w:hint="eastAsia"/>
                <w:color w:val="000000"/>
              </w:rPr>
              <w:t> </w:t>
            </w:r>
            <w:r w:rsidR="0029683E">
              <w:rPr>
                <w:color w:val="000000"/>
              </w:rPr>
              <w:t>:</w:t>
            </w:r>
            <w:r>
              <w:rPr>
                <w:color w:val="000000"/>
              </w:rPr>
              <w:t xml:space="preserve"> </w:t>
            </w:r>
            <w:r w:rsidRPr="00B243BA">
              <w:rPr>
                <w:color w:val="000000"/>
              </w:rPr>
              <w:t>4</w:t>
            </w:r>
            <w:r>
              <w:rPr>
                <w:color w:val="000000"/>
              </w:rPr>
              <w:t xml:space="preserve"> jours</w:t>
            </w:r>
          </w:p>
        </w:tc>
      </w:tr>
      <w:tr w:rsidR="005B1B1F" w:rsidRPr="00B243BA" w:rsidTr="00024DBA">
        <w:trPr>
          <w:trHeight w:val="315"/>
        </w:trPr>
        <w:tc>
          <w:tcPr>
            <w:tcW w:w="788" w:type="pct"/>
            <w:tcBorders>
              <w:top w:val="nil"/>
              <w:left w:val="single" w:sz="4" w:space="0" w:color="auto"/>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r w:rsidRPr="00B243BA">
              <w:rPr>
                <w:color w:val="000000"/>
              </w:rPr>
              <w:t>29-nov</w:t>
            </w:r>
          </w:p>
        </w:tc>
        <w:tc>
          <w:tcPr>
            <w:tcW w:w="1301" w:type="pct"/>
            <w:tcBorders>
              <w:top w:val="nil"/>
              <w:left w:val="nil"/>
              <w:bottom w:val="single" w:sz="4" w:space="0" w:color="auto"/>
              <w:right w:val="single" w:sz="4" w:space="0" w:color="auto"/>
            </w:tcBorders>
            <w:shd w:val="clear" w:color="auto" w:fill="auto"/>
            <w:noWrap/>
            <w:vAlign w:val="center"/>
            <w:hideMark/>
          </w:tcPr>
          <w:p w:rsidR="005B1B1F" w:rsidRPr="00B243BA" w:rsidRDefault="00024DBA" w:rsidP="00024DBA">
            <w:pPr>
              <w:pStyle w:val="GuidePedagogiqueTitre7Rponses"/>
              <w:ind w:right="639"/>
              <w:jc w:val="right"/>
              <w:rPr>
                <w:color w:val="000000"/>
              </w:rPr>
            </w:pPr>
            <w:r>
              <w:rPr>
                <w:rFonts w:ascii="Times New Roman" w:hAnsi="Times New Roman"/>
                <w:color w:val="000000"/>
              </w:rPr>
              <w:t>–</w:t>
            </w:r>
            <w:r>
              <w:rPr>
                <w:color w:val="000000"/>
              </w:rPr>
              <w:t xml:space="preserve"> </w:t>
            </w:r>
            <w:r w:rsidR="005B1B1F" w:rsidRPr="00B243BA">
              <w:rPr>
                <w:color w:val="000000"/>
              </w:rPr>
              <w:t>8</w:t>
            </w:r>
            <w:r w:rsidR="0029683E">
              <w:rPr>
                <w:rFonts w:hint="eastAsia"/>
                <w:color w:val="000000"/>
              </w:rPr>
              <w:t> </w:t>
            </w:r>
            <w:r w:rsidR="0029683E">
              <w:rPr>
                <w:color w:val="000000"/>
              </w:rPr>
              <w:t>4</w:t>
            </w:r>
            <w:r w:rsidR="005B1B1F" w:rsidRPr="00B243BA">
              <w:rPr>
                <w:color w:val="000000"/>
              </w:rPr>
              <w:t>30</w:t>
            </w:r>
          </w:p>
        </w:tc>
        <w:tc>
          <w:tcPr>
            <w:tcW w:w="1232"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024DBA">
            <w:pPr>
              <w:pStyle w:val="GuidePedagogiqueTitre7Rponses"/>
              <w:ind w:right="639"/>
              <w:jc w:val="right"/>
              <w:rPr>
                <w:color w:val="000000"/>
              </w:rPr>
            </w:pPr>
            <w:r w:rsidRPr="00B243BA">
              <w:rPr>
                <w:color w:val="000000"/>
              </w:rPr>
              <w:t>8</w:t>
            </w:r>
            <w:r w:rsidR="0029683E">
              <w:rPr>
                <w:rFonts w:hint="eastAsia"/>
                <w:color w:val="000000"/>
              </w:rPr>
              <w:t> </w:t>
            </w:r>
            <w:r w:rsidR="0029683E">
              <w:rPr>
                <w:color w:val="000000"/>
              </w:rPr>
              <w:t>4</w:t>
            </w:r>
            <w:r w:rsidRPr="00B243BA">
              <w:rPr>
                <w:color w:val="000000"/>
              </w:rPr>
              <w:t>30</w:t>
            </w:r>
          </w:p>
        </w:tc>
        <w:tc>
          <w:tcPr>
            <w:tcW w:w="1679" w:type="pct"/>
            <w:tcBorders>
              <w:top w:val="nil"/>
              <w:left w:val="nil"/>
              <w:bottom w:val="single" w:sz="4" w:space="0" w:color="auto"/>
              <w:right w:val="single" w:sz="4" w:space="0" w:color="auto"/>
            </w:tcBorders>
            <w:shd w:val="clear" w:color="auto" w:fill="auto"/>
            <w:noWrap/>
            <w:vAlign w:val="center"/>
            <w:hideMark/>
          </w:tcPr>
          <w:p w:rsidR="005B1B1F" w:rsidRPr="00B243BA" w:rsidRDefault="005B1B1F" w:rsidP="005B1B1F">
            <w:pPr>
              <w:pStyle w:val="GuidePedagogiqueTitre7Rponses"/>
              <w:rPr>
                <w:color w:val="000000"/>
              </w:rPr>
            </w:pPr>
            <w:r>
              <w:rPr>
                <w:color w:val="000000"/>
              </w:rPr>
              <w:t>Du 29/11 au 30/11</w:t>
            </w:r>
            <w:r w:rsidR="0029683E">
              <w:rPr>
                <w:rFonts w:hint="eastAsia"/>
                <w:color w:val="000000"/>
              </w:rPr>
              <w:t> </w:t>
            </w:r>
            <w:r w:rsidR="0029683E">
              <w:rPr>
                <w:color w:val="000000"/>
              </w:rPr>
              <w:t>:</w:t>
            </w:r>
            <w:r>
              <w:rPr>
                <w:color w:val="000000"/>
              </w:rPr>
              <w:t xml:space="preserve"> </w:t>
            </w:r>
            <w:r w:rsidRPr="00B243BA">
              <w:rPr>
                <w:color w:val="000000"/>
              </w:rPr>
              <w:t>1</w:t>
            </w:r>
            <w:r>
              <w:rPr>
                <w:color w:val="000000"/>
              </w:rPr>
              <w:t xml:space="preserve"> jour</w:t>
            </w:r>
          </w:p>
        </w:tc>
      </w:tr>
    </w:tbl>
    <w:p w:rsidR="005B1B1F" w:rsidRPr="00B36985" w:rsidRDefault="00024DBA" w:rsidP="00024DBA">
      <w:pPr>
        <w:pStyle w:val="GuidePedagogiqueTitre6Consignes"/>
        <w:rPr>
          <w:rFonts w:eastAsiaTheme="majorEastAsia"/>
        </w:rPr>
      </w:pPr>
      <w:r>
        <w:rPr>
          <w:rFonts w:eastAsiaTheme="majorEastAsia"/>
        </w:rPr>
        <w:t xml:space="preserve">4. </w:t>
      </w:r>
      <w:r w:rsidR="005B1B1F" w:rsidRPr="00B36985">
        <w:rPr>
          <w:rFonts w:eastAsiaTheme="majorEastAsia"/>
        </w:rPr>
        <w:t>Calculez le coût du découvert pour le mois de novembre.</w:t>
      </w:r>
    </w:p>
    <w:tbl>
      <w:tblPr>
        <w:tblW w:w="5002" w:type="pct"/>
        <w:tblLayout w:type="fixed"/>
        <w:tblCellMar>
          <w:left w:w="70" w:type="dxa"/>
          <w:right w:w="70" w:type="dxa"/>
        </w:tblCellMar>
        <w:tblLook w:val="04A0"/>
      </w:tblPr>
      <w:tblGrid>
        <w:gridCol w:w="1504"/>
        <w:gridCol w:w="1503"/>
        <w:gridCol w:w="3093"/>
        <w:gridCol w:w="772"/>
        <w:gridCol w:w="3478"/>
      </w:tblGrid>
      <w:tr w:rsidR="002057F1" w:rsidRPr="00B0541A" w:rsidTr="002057F1">
        <w:trPr>
          <w:trHeight w:val="680"/>
        </w:trPr>
        <w:tc>
          <w:tcPr>
            <w:tcW w:w="727" w:type="pct"/>
            <w:tcBorders>
              <w:top w:val="single" w:sz="4" w:space="0" w:color="auto"/>
              <w:left w:val="single" w:sz="4" w:space="0" w:color="auto"/>
              <w:bottom w:val="single" w:sz="4" w:space="0" w:color="auto"/>
              <w:right w:val="single" w:sz="4" w:space="0" w:color="auto"/>
            </w:tcBorders>
            <w:vAlign w:val="center"/>
          </w:tcPr>
          <w:p w:rsidR="002057F1" w:rsidRPr="002057F1" w:rsidRDefault="002057F1" w:rsidP="002057F1">
            <w:pPr>
              <w:pStyle w:val="GuidePedagogiqueTitre7Rponses"/>
              <w:rPr>
                <w:b/>
                <w:color w:val="000000"/>
              </w:rPr>
            </w:pPr>
            <w:r w:rsidRPr="002057F1">
              <w:rPr>
                <w:b/>
                <w:color w:val="000000"/>
              </w:rPr>
              <w:t>Montant du découvert</w:t>
            </w:r>
          </w:p>
        </w:tc>
        <w:tc>
          <w:tcPr>
            <w:tcW w:w="72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057F1" w:rsidRPr="002057F1" w:rsidRDefault="002057F1" w:rsidP="002057F1">
            <w:pPr>
              <w:pStyle w:val="GuidePedagogiqueTitre7Rponses"/>
              <w:rPr>
                <w:b/>
                <w:color w:val="000000"/>
              </w:rPr>
            </w:pPr>
            <w:r w:rsidRPr="002057F1">
              <w:rPr>
                <w:b/>
                <w:color w:val="000000"/>
              </w:rPr>
              <w:t>Nombre de jours de découvert</w:t>
            </w:r>
          </w:p>
        </w:tc>
        <w:tc>
          <w:tcPr>
            <w:tcW w:w="1867" w:type="pct"/>
            <w:gridSpan w:val="2"/>
            <w:tcBorders>
              <w:top w:val="single" w:sz="4" w:space="0" w:color="auto"/>
              <w:left w:val="nil"/>
              <w:bottom w:val="single" w:sz="4" w:space="0" w:color="auto"/>
              <w:right w:val="single" w:sz="4" w:space="0" w:color="auto"/>
            </w:tcBorders>
            <w:shd w:val="clear" w:color="auto" w:fill="auto"/>
            <w:vAlign w:val="center"/>
            <w:hideMark/>
          </w:tcPr>
          <w:p w:rsidR="002057F1" w:rsidRPr="002057F1" w:rsidRDefault="002057F1" w:rsidP="002057F1">
            <w:pPr>
              <w:pStyle w:val="GuidePedagogiqueTitre7Rponses"/>
              <w:jc w:val="center"/>
              <w:rPr>
                <w:b/>
                <w:color w:val="000000"/>
              </w:rPr>
            </w:pPr>
            <w:r w:rsidRPr="002057F1">
              <w:rPr>
                <w:b/>
                <w:color w:val="000000"/>
              </w:rPr>
              <w:t>Intérêts</w:t>
            </w:r>
          </w:p>
        </w:tc>
        <w:tc>
          <w:tcPr>
            <w:tcW w:w="168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057F1" w:rsidRPr="002057F1" w:rsidRDefault="002057F1" w:rsidP="0029683E">
            <w:pPr>
              <w:pStyle w:val="GuidePedagogiqueTitre7Rponses"/>
              <w:rPr>
                <w:b/>
                <w:color w:val="000000"/>
              </w:rPr>
            </w:pPr>
            <w:r w:rsidRPr="002057F1">
              <w:rPr>
                <w:b/>
                <w:color w:val="000000"/>
              </w:rPr>
              <w:t>Commission de plus fort découvert</w:t>
            </w:r>
          </w:p>
        </w:tc>
      </w:tr>
      <w:tr w:rsidR="005B1B1F" w:rsidRPr="00B0541A" w:rsidTr="002057F1">
        <w:trPr>
          <w:trHeight w:val="315"/>
        </w:trPr>
        <w:tc>
          <w:tcPr>
            <w:tcW w:w="727" w:type="pct"/>
            <w:tcBorders>
              <w:top w:val="nil"/>
              <w:left w:val="single" w:sz="4" w:space="0" w:color="auto"/>
              <w:bottom w:val="single" w:sz="4" w:space="0" w:color="auto"/>
              <w:right w:val="single" w:sz="4" w:space="0" w:color="auto"/>
            </w:tcBorders>
            <w:vAlign w:val="center"/>
          </w:tcPr>
          <w:p w:rsidR="005B1B1F" w:rsidRPr="007F5A1D" w:rsidRDefault="005B1B1F" w:rsidP="002057F1">
            <w:pPr>
              <w:pStyle w:val="GuidePedagogiqueTitre7Rponses"/>
              <w:jc w:val="center"/>
              <w:rPr>
                <w:color w:val="000000"/>
              </w:rPr>
            </w:pPr>
            <w:r w:rsidRPr="007F5A1D">
              <w:rPr>
                <w:color w:val="000000"/>
              </w:rPr>
              <w:t>3</w:t>
            </w:r>
            <w:r w:rsidR="0029683E">
              <w:rPr>
                <w:rFonts w:hint="eastAsia"/>
                <w:color w:val="000000"/>
              </w:rPr>
              <w:t> </w:t>
            </w:r>
            <w:r w:rsidR="0029683E">
              <w:rPr>
                <w:color w:val="000000"/>
              </w:rPr>
              <w:t>5</w:t>
            </w:r>
            <w:r w:rsidRPr="007F5A1D">
              <w:rPr>
                <w:color w:val="000000"/>
              </w:rPr>
              <w:t>00</w:t>
            </w:r>
          </w:p>
        </w:tc>
        <w:tc>
          <w:tcPr>
            <w:tcW w:w="726" w:type="pct"/>
            <w:tcBorders>
              <w:top w:val="nil"/>
              <w:left w:val="single" w:sz="4" w:space="0" w:color="auto"/>
              <w:bottom w:val="single" w:sz="4" w:space="0" w:color="auto"/>
              <w:right w:val="single" w:sz="4" w:space="0" w:color="auto"/>
            </w:tcBorders>
            <w:shd w:val="clear" w:color="auto" w:fill="auto"/>
            <w:noWrap/>
            <w:vAlign w:val="center"/>
            <w:hideMark/>
          </w:tcPr>
          <w:p w:rsidR="005B1B1F" w:rsidRPr="007F5A1D" w:rsidRDefault="005B1B1F" w:rsidP="002057F1">
            <w:pPr>
              <w:pStyle w:val="GuidePedagogiqueTitre7Rponses"/>
              <w:jc w:val="center"/>
              <w:rPr>
                <w:color w:val="000000"/>
              </w:rPr>
            </w:pPr>
            <w:r w:rsidRPr="007F5A1D">
              <w:rPr>
                <w:color w:val="000000"/>
              </w:rPr>
              <w:t>6</w:t>
            </w:r>
          </w:p>
        </w:tc>
        <w:tc>
          <w:tcPr>
            <w:tcW w:w="1494" w:type="pct"/>
            <w:tcBorders>
              <w:top w:val="single" w:sz="4" w:space="0" w:color="auto"/>
              <w:left w:val="nil"/>
              <w:bottom w:val="single" w:sz="4" w:space="0" w:color="auto"/>
            </w:tcBorders>
            <w:shd w:val="clear" w:color="auto" w:fill="auto"/>
            <w:noWrap/>
            <w:vAlign w:val="center"/>
            <w:hideMark/>
          </w:tcPr>
          <w:p w:rsidR="005B1B1F" w:rsidRPr="007F5A1D" w:rsidRDefault="005B1B1F" w:rsidP="005B1B1F">
            <w:pPr>
              <w:pStyle w:val="GuidePedagogiqueTitre7Rponses"/>
              <w:rPr>
                <w:color w:val="000000"/>
              </w:rPr>
            </w:pPr>
            <w:r w:rsidRPr="00B0541A">
              <w:rPr>
                <w:color w:val="000000"/>
              </w:rPr>
              <w:t>3</w:t>
            </w:r>
            <w:r w:rsidR="0029683E">
              <w:rPr>
                <w:rFonts w:hint="eastAsia"/>
                <w:color w:val="000000"/>
              </w:rPr>
              <w:t> </w:t>
            </w:r>
            <w:r w:rsidR="0029683E">
              <w:rPr>
                <w:color w:val="000000"/>
              </w:rPr>
              <w:t>5</w:t>
            </w:r>
            <w:r w:rsidRPr="00B0541A">
              <w:rPr>
                <w:color w:val="000000"/>
              </w:rPr>
              <w:t>00 x</w:t>
            </w:r>
            <w:r>
              <w:rPr>
                <w:color w:val="000000"/>
              </w:rPr>
              <w:t xml:space="preserve"> </w:t>
            </w:r>
            <w:r w:rsidRPr="00B0541A">
              <w:rPr>
                <w:color w:val="000000"/>
              </w:rPr>
              <w:t>10,5</w:t>
            </w:r>
            <w:r w:rsidR="0029683E">
              <w:rPr>
                <w:rFonts w:hint="eastAsia"/>
                <w:color w:val="000000"/>
              </w:rPr>
              <w:t> </w:t>
            </w:r>
            <w:r w:rsidRPr="00B0541A">
              <w:rPr>
                <w:color w:val="000000"/>
              </w:rPr>
              <w:t>% x 6/360 =</w:t>
            </w:r>
          </w:p>
        </w:tc>
        <w:tc>
          <w:tcPr>
            <w:tcW w:w="373" w:type="pct"/>
            <w:tcBorders>
              <w:top w:val="single" w:sz="4" w:space="0" w:color="auto"/>
              <w:bottom w:val="single" w:sz="4" w:space="0" w:color="auto"/>
              <w:right w:val="single" w:sz="4" w:space="0" w:color="auto"/>
            </w:tcBorders>
            <w:vAlign w:val="center"/>
          </w:tcPr>
          <w:p w:rsidR="005B1B1F" w:rsidRPr="007F5A1D" w:rsidRDefault="005B1B1F" w:rsidP="005B1B1F">
            <w:pPr>
              <w:pStyle w:val="GuidePedagogiqueTitre7Rponses"/>
              <w:rPr>
                <w:color w:val="000000"/>
              </w:rPr>
            </w:pPr>
            <w:r w:rsidRPr="007F5A1D">
              <w:rPr>
                <w:color w:val="000000"/>
              </w:rPr>
              <w:t>6,12</w:t>
            </w:r>
          </w:p>
        </w:tc>
        <w:tc>
          <w:tcPr>
            <w:tcW w:w="1680" w:type="pct"/>
            <w:tcBorders>
              <w:top w:val="nil"/>
              <w:left w:val="single" w:sz="4" w:space="0" w:color="auto"/>
              <w:bottom w:val="single" w:sz="4" w:space="0" w:color="auto"/>
              <w:right w:val="single" w:sz="4" w:space="0" w:color="auto"/>
            </w:tcBorders>
            <w:shd w:val="clear" w:color="auto" w:fill="auto"/>
            <w:noWrap/>
            <w:vAlign w:val="center"/>
            <w:hideMark/>
          </w:tcPr>
          <w:p w:rsidR="005B1B1F" w:rsidRPr="007F5A1D" w:rsidRDefault="005B1B1F" w:rsidP="005B1B1F">
            <w:pPr>
              <w:pStyle w:val="GuidePedagogiqueTitre7Rponses"/>
              <w:rPr>
                <w:color w:val="000000"/>
              </w:rPr>
            </w:pPr>
            <w:r w:rsidRPr="007F5A1D">
              <w:rPr>
                <w:color w:val="000000"/>
              </w:rPr>
              <w:t> </w:t>
            </w:r>
          </w:p>
        </w:tc>
      </w:tr>
      <w:tr w:rsidR="005B1B1F" w:rsidRPr="00B0541A" w:rsidTr="002057F1">
        <w:trPr>
          <w:trHeight w:val="315"/>
        </w:trPr>
        <w:tc>
          <w:tcPr>
            <w:tcW w:w="727" w:type="pct"/>
            <w:tcBorders>
              <w:top w:val="nil"/>
              <w:left w:val="single" w:sz="4" w:space="0" w:color="auto"/>
              <w:bottom w:val="single" w:sz="4" w:space="0" w:color="auto"/>
              <w:right w:val="single" w:sz="4" w:space="0" w:color="auto"/>
            </w:tcBorders>
            <w:vAlign w:val="center"/>
          </w:tcPr>
          <w:p w:rsidR="005B1B1F" w:rsidRPr="007F5A1D" w:rsidRDefault="005B1B1F" w:rsidP="002057F1">
            <w:pPr>
              <w:pStyle w:val="GuidePedagogiqueTitre7Rponses"/>
              <w:jc w:val="center"/>
              <w:rPr>
                <w:color w:val="000000"/>
              </w:rPr>
            </w:pPr>
            <w:r>
              <w:rPr>
                <w:color w:val="000000"/>
              </w:rPr>
              <w:t>5</w:t>
            </w:r>
            <w:r w:rsidR="0029683E">
              <w:rPr>
                <w:rFonts w:hint="eastAsia"/>
                <w:color w:val="000000"/>
              </w:rPr>
              <w:t> </w:t>
            </w:r>
            <w:r w:rsidR="0029683E">
              <w:rPr>
                <w:color w:val="000000"/>
              </w:rPr>
              <w:t>4</w:t>
            </w:r>
            <w:r w:rsidRPr="007F5A1D">
              <w:rPr>
                <w:color w:val="000000"/>
              </w:rPr>
              <w:t>00</w:t>
            </w:r>
          </w:p>
        </w:tc>
        <w:tc>
          <w:tcPr>
            <w:tcW w:w="726" w:type="pct"/>
            <w:tcBorders>
              <w:top w:val="nil"/>
              <w:left w:val="single" w:sz="4" w:space="0" w:color="auto"/>
              <w:bottom w:val="single" w:sz="4" w:space="0" w:color="auto"/>
              <w:right w:val="single" w:sz="4" w:space="0" w:color="auto"/>
            </w:tcBorders>
            <w:shd w:val="clear" w:color="auto" w:fill="auto"/>
            <w:noWrap/>
            <w:vAlign w:val="center"/>
            <w:hideMark/>
          </w:tcPr>
          <w:p w:rsidR="005B1B1F" w:rsidRPr="007F5A1D" w:rsidRDefault="005B1B1F" w:rsidP="002057F1">
            <w:pPr>
              <w:pStyle w:val="GuidePedagogiqueTitre7Rponses"/>
              <w:jc w:val="center"/>
              <w:rPr>
                <w:color w:val="000000"/>
              </w:rPr>
            </w:pPr>
            <w:r>
              <w:rPr>
                <w:color w:val="000000"/>
              </w:rPr>
              <w:t>4</w:t>
            </w:r>
          </w:p>
        </w:tc>
        <w:tc>
          <w:tcPr>
            <w:tcW w:w="1494" w:type="pct"/>
            <w:tcBorders>
              <w:top w:val="single" w:sz="4" w:space="0" w:color="auto"/>
              <w:left w:val="nil"/>
              <w:bottom w:val="single" w:sz="4" w:space="0" w:color="auto"/>
            </w:tcBorders>
            <w:shd w:val="clear" w:color="auto" w:fill="auto"/>
            <w:noWrap/>
            <w:vAlign w:val="center"/>
            <w:hideMark/>
          </w:tcPr>
          <w:p w:rsidR="005B1B1F" w:rsidRPr="007F5A1D" w:rsidRDefault="005B1B1F" w:rsidP="005B1B1F">
            <w:pPr>
              <w:pStyle w:val="GuidePedagogiqueTitre7Rponses"/>
              <w:rPr>
                <w:color w:val="000000"/>
              </w:rPr>
            </w:pPr>
            <w:r>
              <w:rPr>
                <w:color w:val="000000"/>
              </w:rPr>
              <w:t>5</w:t>
            </w:r>
            <w:r w:rsidR="0029683E">
              <w:rPr>
                <w:rFonts w:hint="eastAsia"/>
                <w:color w:val="000000"/>
              </w:rPr>
              <w:t> </w:t>
            </w:r>
            <w:r w:rsidRPr="007F5A1D">
              <w:rPr>
                <w:color w:val="000000"/>
              </w:rPr>
              <w:t>400</w:t>
            </w:r>
            <w:r w:rsidRPr="00B0541A">
              <w:rPr>
                <w:color w:val="000000"/>
              </w:rPr>
              <w:t xml:space="preserve"> x</w:t>
            </w:r>
            <w:r>
              <w:rPr>
                <w:color w:val="000000"/>
              </w:rPr>
              <w:t xml:space="preserve"> </w:t>
            </w:r>
            <w:r w:rsidRPr="00B0541A">
              <w:rPr>
                <w:color w:val="000000"/>
              </w:rPr>
              <w:t>10,</w:t>
            </w:r>
            <w:r>
              <w:rPr>
                <w:color w:val="000000"/>
              </w:rPr>
              <w:t>5</w:t>
            </w:r>
            <w:r w:rsidR="0029683E">
              <w:rPr>
                <w:rFonts w:hint="eastAsia"/>
                <w:color w:val="000000"/>
              </w:rPr>
              <w:t> </w:t>
            </w:r>
            <w:r w:rsidRPr="00B0541A">
              <w:rPr>
                <w:color w:val="000000"/>
              </w:rPr>
              <w:t xml:space="preserve">% x </w:t>
            </w:r>
            <w:r>
              <w:rPr>
                <w:color w:val="000000"/>
              </w:rPr>
              <w:t xml:space="preserve">4/360 </w:t>
            </w:r>
            <w:r w:rsidRPr="00B0541A">
              <w:rPr>
                <w:color w:val="000000"/>
              </w:rPr>
              <w:t>=</w:t>
            </w:r>
          </w:p>
        </w:tc>
        <w:tc>
          <w:tcPr>
            <w:tcW w:w="373" w:type="pct"/>
            <w:tcBorders>
              <w:top w:val="single" w:sz="4" w:space="0" w:color="auto"/>
              <w:bottom w:val="single" w:sz="4" w:space="0" w:color="auto"/>
              <w:right w:val="single" w:sz="4" w:space="0" w:color="auto"/>
            </w:tcBorders>
            <w:vAlign w:val="center"/>
          </w:tcPr>
          <w:p w:rsidR="005B1B1F" w:rsidRPr="00B0541A" w:rsidRDefault="005B1B1F" w:rsidP="005B1B1F">
            <w:pPr>
              <w:pStyle w:val="GuidePedagogiqueTitre7Rponses"/>
              <w:rPr>
                <w:color w:val="000000"/>
              </w:rPr>
            </w:pPr>
            <w:r w:rsidRPr="007F5A1D">
              <w:rPr>
                <w:color w:val="000000"/>
              </w:rPr>
              <w:t>6,</w:t>
            </w:r>
            <w:r>
              <w:rPr>
                <w:color w:val="000000"/>
              </w:rPr>
              <w:t>30</w:t>
            </w:r>
          </w:p>
        </w:tc>
        <w:tc>
          <w:tcPr>
            <w:tcW w:w="1680" w:type="pct"/>
            <w:tcBorders>
              <w:top w:val="nil"/>
              <w:left w:val="single" w:sz="4" w:space="0" w:color="auto"/>
              <w:bottom w:val="single" w:sz="4" w:space="0" w:color="auto"/>
              <w:right w:val="single" w:sz="4" w:space="0" w:color="auto"/>
            </w:tcBorders>
            <w:shd w:val="clear" w:color="auto" w:fill="auto"/>
            <w:noWrap/>
            <w:vAlign w:val="center"/>
            <w:hideMark/>
          </w:tcPr>
          <w:p w:rsidR="005B1B1F" w:rsidRPr="007F5A1D" w:rsidRDefault="005B1B1F" w:rsidP="005B1B1F">
            <w:pPr>
              <w:pStyle w:val="GuidePedagogiqueTitre7Rponses"/>
              <w:rPr>
                <w:color w:val="000000"/>
              </w:rPr>
            </w:pPr>
            <w:r>
              <w:rPr>
                <w:color w:val="000000"/>
              </w:rPr>
              <w:t>5</w:t>
            </w:r>
            <w:r w:rsidR="0029683E">
              <w:rPr>
                <w:rFonts w:hint="eastAsia"/>
                <w:color w:val="000000"/>
              </w:rPr>
              <w:t> </w:t>
            </w:r>
            <w:r w:rsidR="0029683E">
              <w:rPr>
                <w:color w:val="000000"/>
              </w:rPr>
              <w:t>4</w:t>
            </w:r>
            <w:r w:rsidRPr="00B0541A">
              <w:rPr>
                <w:color w:val="000000"/>
              </w:rPr>
              <w:t>00 x 0,05</w:t>
            </w:r>
            <w:r w:rsidR="0029683E">
              <w:rPr>
                <w:rFonts w:hint="eastAsia"/>
                <w:color w:val="000000"/>
              </w:rPr>
              <w:t> </w:t>
            </w:r>
            <w:r w:rsidRPr="00B0541A">
              <w:rPr>
                <w:color w:val="000000"/>
              </w:rPr>
              <w:t xml:space="preserve">% = </w:t>
            </w:r>
            <w:r>
              <w:rPr>
                <w:color w:val="000000"/>
              </w:rPr>
              <w:t>2</w:t>
            </w:r>
            <w:r w:rsidRPr="007F5A1D">
              <w:rPr>
                <w:color w:val="000000"/>
              </w:rPr>
              <w:t>,</w:t>
            </w:r>
            <w:r>
              <w:rPr>
                <w:color w:val="000000"/>
              </w:rPr>
              <w:t>7</w:t>
            </w:r>
          </w:p>
        </w:tc>
      </w:tr>
      <w:tr w:rsidR="005B1B1F" w:rsidRPr="00B0541A" w:rsidTr="002057F1">
        <w:trPr>
          <w:trHeight w:val="315"/>
        </w:trPr>
        <w:tc>
          <w:tcPr>
            <w:tcW w:w="727" w:type="pct"/>
            <w:tcBorders>
              <w:top w:val="nil"/>
              <w:left w:val="single" w:sz="4" w:space="0" w:color="auto"/>
              <w:bottom w:val="single" w:sz="4" w:space="0" w:color="auto"/>
              <w:right w:val="single" w:sz="4" w:space="0" w:color="auto"/>
            </w:tcBorders>
            <w:vAlign w:val="center"/>
          </w:tcPr>
          <w:p w:rsidR="005B1B1F" w:rsidRPr="007F5A1D" w:rsidRDefault="005B1B1F" w:rsidP="002057F1">
            <w:pPr>
              <w:pStyle w:val="GuidePedagogiqueTitre7Rponses"/>
              <w:jc w:val="center"/>
              <w:rPr>
                <w:color w:val="000000"/>
              </w:rPr>
            </w:pPr>
            <w:r w:rsidRPr="007F5A1D">
              <w:rPr>
                <w:color w:val="000000"/>
              </w:rPr>
              <w:t>1</w:t>
            </w:r>
            <w:r w:rsidR="0029683E">
              <w:rPr>
                <w:rFonts w:hint="eastAsia"/>
                <w:color w:val="000000"/>
              </w:rPr>
              <w:t> </w:t>
            </w:r>
            <w:r w:rsidR="0029683E">
              <w:rPr>
                <w:color w:val="000000"/>
              </w:rPr>
              <w:t>2</w:t>
            </w:r>
            <w:r w:rsidRPr="007F5A1D">
              <w:rPr>
                <w:color w:val="000000"/>
              </w:rPr>
              <w:t>40</w:t>
            </w:r>
          </w:p>
        </w:tc>
        <w:tc>
          <w:tcPr>
            <w:tcW w:w="726" w:type="pct"/>
            <w:tcBorders>
              <w:top w:val="nil"/>
              <w:left w:val="single" w:sz="4" w:space="0" w:color="auto"/>
              <w:bottom w:val="single" w:sz="4" w:space="0" w:color="auto"/>
              <w:right w:val="single" w:sz="4" w:space="0" w:color="auto"/>
            </w:tcBorders>
            <w:shd w:val="clear" w:color="auto" w:fill="auto"/>
            <w:noWrap/>
            <w:vAlign w:val="center"/>
            <w:hideMark/>
          </w:tcPr>
          <w:p w:rsidR="005B1B1F" w:rsidRPr="007F5A1D" w:rsidRDefault="005B1B1F" w:rsidP="002057F1">
            <w:pPr>
              <w:pStyle w:val="GuidePedagogiqueTitre7Rponses"/>
              <w:jc w:val="center"/>
              <w:rPr>
                <w:color w:val="000000"/>
              </w:rPr>
            </w:pPr>
            <w:r>
              <w:rPr>
                <w:color w:val="000000"/>
              </w:rPr>
              <w:t>4</w:t>
            </w:r>
          </w:p>
        </w:tc>
        <w:tc>
          <w:tcPr>
            <w:tcW w:w="1494" w:type="pct"/>
            <w:tcBorders>
              <w:top w:val="single" w:sz="4" w:space="0" w:color="auto"/>
              <w:left w:val="nil"/>
              <w:bottom w:val="single" w:sz="4" w:space="0" w:color="auto"/>
            </w:tcBorders>
            <w:shd w:val="clear" w:color="auto" w:fill="auto"/>
            <w:noWrap/>
            <w:vAlign w:val="center"/>
            <w:hideMark/>
          </w:tcPr>
          <w:p w:rsidR="005B1B1F" w:rsidRPr="007F5A1D" w:rsidRDefault="005B1B1F" w:rsidP="005B1B1F">
            <w:pPr>
              <w:pStyle w:val="GuidePedagogiqueTitre7Rponses"/>
              <w:rPr>
                <w:color w:val="000000"/>
              </w:rPr>
            </w:pPr>
            <w:r w:rsidRPr="00B0541A">
              <w:rPr>
                <w:color w:val="000000"/>
              </w:rPr>
              <w:t>1</w:t>
            </w:r>
            <w:r w:rsidR="0029683E">
              <w:rPr>
                <w:rFonts w:hint="eastAsia"/>
                <w:color w:val="000000"/>
              </w:rPr>
              <w:t> </w:t>
            </w:r>
            <w:r w:rsidR="0029683E">
              <w:rPr>
                <w:color w:val="000000"/>
              </w:rPr>
              <w:t>2</w:t>
            </w:r>
            <w:r w:rsidRPr="00B0541A">
              <w:rPr>
                <w:color w:val="000000"/>
              </w:rPr>
              <w:t>40 x</w:t>
            </w:r>
            <w:r>
              <w:rPr>
                <w:color w:val="000000"/>
              </w:rPr>
              <w:t xml:space="preserve"> </w:t>
            </w:r>
            <w:r w:rsidRPr="00B0541A">
              <w:rPr>
                <w:color w:val="000000"/>
              </w:rPr>
              <w:t>10,5</w:t>
            </w:r>
            <w:r w:rsidR="0029683E">
              <w:rPr>
                <w:rFonts w:hint="eastAsia"/>
                <w:color w:val="000000"/>
              </w:rPr>
              <w:t> </w:t>
            </w:r>
            <w:r w:rsidRPr="00B0541A">
              <w:rPr>
                <w:color w:val="000000"/>
              </w:rPr>
              <w:t xml:space="preserve">% x </w:t>
            </w:r>
            <w:r>
              <w:rPr>
                <w:color w:val="000000"/>
              </w:rPr>
              <w:t>4</w:t>
            </w:r>
            <w:r w:rsidRPr="00B0541A">
              <w:rPr>
                <w:color w:val="000000"/>
              </w:rPr>
              <w:t>/360 =</w:t>
            </w:r>
          </w:p>
        </w:tc>
        <w:tc>
          <w:tcPr>
            <w:tcW w:w="373" w:type="pct"/>
            <w:tcBorders>
              <w:top w:val="single" w:sz="4" w:space="0" w:color="auto"/>
              <w:bottom w:val="single" w:sz="4" w:space="0" w:color="auto"/>
              <w:right w:val="single" w:sz="4" w:space="0" w:color="auto"/>
            </w:tcBorders>
            <w:vAlign w:val="center"/>
          </w:tcPr>
          <w:p w:rsidR="005B1B1F" w:rsidRPr="007F5A1D" w:rsidRDefault="005B1B1F" w:rsidP="005B1B1F">
            <w:pPr>
              <w:pStyle w:val="GuidePedagogiqueTitre7Rponses"/>
              <w:rPr>
                <w:color w:val="000000"/>
              </w:rPr>
            </w:pPr>
            <w:r>
              <w:rPr>
                <w:color w:val="000000"/>
              </w:rPr>
              <w:t>1</w:t>
            </w:r>
            <w:r w:rsidRPr="007F5A1D">
              <w:rPr>
                <w:color w:val="000000"/>
              </w:rPr>
              <w:t>,</w:t>
            </w:r>
            <w:r>
              <w:rPr>
                <w:color w:val="000000"/>
              </w:rPr>
              <w:t>44</w:t>
            </w:r>
          </w:p>
        </w:tc>
        <w:tc>
          <w:tcPr>
            <w:tcW w:w="1680" w:type="pct"/>
            <w:tcBorders>
              <w:top w:val="nil"/>
              <w:left w:val="single" w:sz="4" w:space="0" w:color="auto"/>
              <w:bottom w:val="single" w:sz="4" w:space="0" w:color="auto"/>
              <w:right w:val="single" w:sz="4" w:space="0" w:color="auto"/>
            </w:tcBorders>
            <w:shd w:val="clear" w:color="auto" w:fill="auto"/>
            <w:noWrap/>
            <w:vAlign w:val="center"/>
            <w:hideMark/>
          </w:tcPr>
          <w:p w:rsidR="005B1B1F" w:rsidRPr="007F5A1D" w:rsidRDefault="005B1B1F" w:rsidP="005B1B1F">
            <w:pPr>
              <w:pStyle w:val="GuidePedagogiqueTitre7Rponses"/>
              <w:rPr>
                <w:color w:val="000000"/>
              </w:rPr>
            </w:pPr>
            <w:r w:rsidRPr="007F5A1D">
              <w:rPr>
                <w:color w:val="000000"/>
              </w:rPr>
              <w:t> </w:t>
            </w:r>
          </w:p>
        </w:tc>
      </w:tr>
      <w:tr w:rsidR="005B1B1F" w:rsidRPr="00B0541A" w:rsidTr="002057F1">
        <w:trPr>
          <w:trHeight w:val="315"/>
        </w:trPr>
        <w:tc>
          <w:tcPr>
            <w:tcW w:w="727" w:type="pct"/>
            <w:tcBorders>
              <w:top w:val="nil"/>
              <w:left w:val="single" w:sz="4" w:space="0" w:color="auto"/>
              <w:bottom w:val="single" w:sz="4" w:space="0" w:color="auto"/>
              <w:right w:val="single" w:sz="4" w:space="0" w:color="auto"/>
            </w:tcBorders>
            <w:vAlign w:val="center"/>
          </w:tcPr>
          <w:p w:rsidR="005B1B1F" w:rsidRPr="007F5A1D" w:rsidRDefault="005B1B1F" w:rsidP="002057F1">
            <w:pPr>
              <w:pStyle w:val="GuidePedagogiqueTitre7Rponses"/>
              <w:jc w:val="center"/>
              <w:rPr>
                <w:color w:val="000000"/>
              </w:rPr>
            </w:pPr>
            <w:r w:rsidRPr="007F5A1D">
              <w:rPr>
                <w:color w:val="000000"/>
              </w:rPr>
              <w:t>2</w:t>
            </w:r>
            <w:r w:rsidR="0029683E">
              <w:rPr>
                <w:rFonts w:hint="eastAsia"/>
                <w:color w:val="000000"/>
              </w:rPr>
              <w:t> </w:t>
            </w:r>
            <w:r w:rsidR="0029683E">
              <w:rPr>
                <w:color w:val="000000"/>
              </w:rPr>
              <w:t>2</w:t>
            </w:r>
            <w:r w:rsidRPr="007F5A1D">
              <w:rPr>
                <w:color w:val="000000"/>
              </w:rPr>
              <w:t>80</w:t>
            </w:r>
          </w:p>
        </w:tc>
        <w:tc>
          <w:tcPr>
            <w:tcW w:w="726" w:type="pct"/>
            <w:tcBorders>
              <w:top w:val="nil"/>
              <w:left w:val="single" w:sz="4" w:space="0" w:color="auto"/>
              <w:bottom w:val="single" w:sz="4" w:space="0" w:color="auto"/>
              <w:right w:val="single" w:sz="4" w:space="0" w:color="auto"/>
            </w:tcBorders>
            <w:shd w:val="clear" w:color="auto" w:fill="auto"/>
            <w:noWrap/>
            <w:vAlign w:val="center"/>
            <w:hideMark/>
          </w:tcPr>
          <w:p w:rsidR="005B1B1F" w:rsidRPr="007F5A1D" w:rsidRDefault="005B1B1F" w:rsidP="002057F1">
            <w:pPr>
              <w:pStyle w:val="GuidePedagogiqueTitre7Rponses"/>
              <w:jc w:val="center"/>
              <w:rPr>
                <w:color w:val="000000"/>
              </w:rPr>
            </w:pPr>
            <w:r w:rsidRPr="007F5A1D">
              <w:rPr>
                <w:color w:val="000000"/>
              </w:rPr>
              <w:t>5</w:t>
            </w:r>
          </w:p>
        </w:tc>
        <w:tc>
          <w:tcPr>
            <w:tcW w:w="1494" w:type="pct"/>
            <w:tcBorders>
              <w:top w:val="single" w:sz="4" w:space="0" w:color="auto"/>
              <w:left w:val="nil"/>
              <w:bottom w:val="single" w:sz="4" w:space="0" w:color="auto"/>
            </w:tcBorders>
            <w:shd w:val="clear" w:color="auto" w:fill="auto"/>
            <w:noWrap/>
            <w:vAlign w:val="center"/>
            <w:hideMark/>
          </w:tcPr>
          <w:p w:rsidR="005B1B1F" w:rsidRPr="007F5A1D" w:rsidRDefault="005B1B1F" w:rsidP="005B1B1F">
            <w:pPr>
              <w:pStyle w:val="GuidePedagogiqueTitre7Rponses"/>
              <w:rPr>
                <w:color w:val="000000"/>
              </w:rPr>
            </w:pPr>
            <w:r w:rsidRPr="00B0541A">
              <w:rPr>
                <w:color w:val="000000"/>
              </w:rPr>
              <w:t>2</w:t>
            </w:r>
            <w:r w:rsidR="0029683E">
              <w:rPr>
                <w:rFonts w:hint="eastAsia"/>
                <w:color w:val="000000"/>
              </w:rPr>
              <w:t> </w:t>
            </w:r>
            <w:r w:rsidR="0029683E">
              <w:rPr>
                <w:color w:val="000000"/>
              </w:rPr>
              <w:t>2</w:t>
            </w:r>
            <w:r w:rsidRPr="00B0541A">
              <w:rPr>
                <w:color w:val="000000"/>
              </w:rPr>
              <w:t>80 x</w:t>
            </w:r>
            <w:r>
              <w:rPr>
                <w:color w:val="000000"/>
              </w:rPr>
              <w:t xml:space="preserve"> </w:t>
            </w:r>
            <w:r w:rsidRPr="00B0541A">
              <w:rPr>
                <w:color w:val="000000"/>
              </w:rPr>
              <w:t>10,5</w:t>
            </w:r>
            <w:r w:rsidR="0029683E">
              <w:rPr>
                <w:rFonts w:hint="eastAsia"/>
                <w:color w:val="000000"/>
              </w:rPr>
              <w:t> </w:t>
            </w:r>
            <w:r w:rsidRPr="00B0541A">
              <w:rPr>
                <w:color w:val="000000"/>
              </w:rPr>
              <w:t>% x 5/360 =</w:t>
            </w:r>
          </w:p>
        </w:tc>
        <w:tc>
          <w:tcPr>
            <w:tcW w:w="373" w:type="pct"/>
            <w:tcBorders>
              <w:top w:val="single" w:sz="4" w:space="0" w:color="auto"/>
              <w:bottom w:val="single" w:sz="4" w:space="0" w:color="auto"/>
              <w:right w:val="single" w:sz="4" w:space="0" w:color="auto"/>
            </w:tcBorders>
            <w:vAlign w:val="center"/>
          </w:tcPr>
          <w:p w:rsidR="005B1B1F" w:rsidRPr="007F5A1D" w:rsidRDefault="005B1B1F" w:rsidP="005B1B1F">
            <w:pPr>
              <w:pStyle w:val="GuidePedagogiqueTitre7Rponses"/>
              <w:rPr>
                <w:color w:val="000000"/>
              </w:rPr>
            </w:pPr>
            <w:r w:rsidRPr="007F5A1D">
              <w:rPr>
                <w:color w:val="000000"/>
              </w:rPr>
              <w:t>3,32</w:t>
            </w:r>
          </w:p>
        </w:tc>
        <w:tc>
          <w:tcPr>
            <w:tcW w:w="1680" w:type="pct"/>
            <w:tcBorders>
              <w:top w:val="nil"/>
              <w:left w:val="single" w:sz="4" w:space="0" w:color="auto"/>
              <w:bottom w:val="single" w:sz="4" w:space="0" w:color="auto"/>
              <w:right w:val="single" w:sz="4" w:space="0" w:color="auto"/>
            </w:tcBorders>
            <w:shd w:val="clear" w:color="auto" w:fill="auto"/>
            <w:noWrap/>
            <w:vAlign w:val="center"/>
            <w:hideMark/>
          </w:tcPr>
          <w:p w:rsidR="005B1B1F" w:rsidRPr="007F5A1D" w:rsidRDefault="005B1B1F" w:rsidP="005B1B1F">
            <w:pPr>
              <w:pStyle w:val="GuidePedagogiqueTitre7Rponses"/>
              <w:rPr>
                <w:color w:val="000000"/>
              </w:rPr>
            </w:pPr>
            <w:r w:rsidRPr="007F5A1D">
              <w:rPr>
                <w:color w:val="000000"/>
              </w:rPr>
              <w:t> </w:t>
            </w:r>
          </w:p>
        </w:tc>
      </w:tr>
      <w:tr w:rsidR="005B1B1F" w:rsidRPr="00B0541A" w:rsidTr="002057F1">
        <w:trPr>
          <w:trHeight w:val="315"/>
        </w:trPr>
        <w:tc>
          <w:tcPr>
            <w:tcW w:w="727" w:type="pct"/>
            <w:tcBorders>
              <w:top w:val="nil"/>
              <w:left w:val="single" w:sz="4" w:space="0" w:color="auto"/>
              <w:bottom w:val="single" w:sz="4" w:space="0" w:color="auto"/>
              <w:right w:val="single" w:sz="4" w:space="0" w:color="auto"/>
            </w:tcBorders>
            <w:vAlign w:val="center"/>
          </w:tcPr>
          <w:p w:rsidR="005B1B1F" w:rsidRPr="007F5A1D" w:rsidRDefault="005B1B1F" w:rsidP="002057F1">
            <w:pPr>
              <w:pStyle w:val="GuidePedagogiqueTitre7Rponses"/>
              <w:jc w:val="center"/>
              <w:rPr>
                <w:color w:val="000000"/>
              </w:rPr>
            </w:pPr>
            <w:r w:rsidRPr="007F5A1D">
              <w:rPr>
                <w:color w:val="000000"/>
              </w:rPr>
              <w:t>4</w:t>
            </w:r>
            <w:r w:rsidR="0029683E">
              <w:rPr>
                <w:rFonts w:hint="eastAsia"/>
                <w:color w:val="000000"/>
              </w:rPr>
              <w:t> </w:t>
            </w:r>
            <w:r w:rsidR="0029683E">
              <w:rPr>
                <w:color w:val="000000"/>
              </w:rPr>
              <w:t>8</w:t>
            </w:r>
            <w:r w:rsidRPr="007F5A1D">
              <w:rPr>
                <w:color w:val="000000"/>
              </w:rPr>
              <w:t>50</w:t>
            </w:r>
          </w:p>
        </w:tc>
        <w:tc>
          <w:tcPr>
            <w:tcW w:w="726" w:type="pct"/>
            <w:tcBorders>
              <w:top w:val="nil"/>
              <w:left w:val="single" w:sz="4" w:space="0" w:color="auto"/>
              <w:bottom w:val="single" w:sz="4" w:space="0" w:color="auto"/>
              <w:right w:val="single" w:sz="4" w:space="0" w:color="auto"/>
            </w:tcBorders>
            <w:shd w:val="clear" w:color="auto" w:fill="auto"/>
            <w:noWrap/>
            <w:vAlign w:val="center"/>
            <w:hideMark/>
          </w:tcPr>
          <w:p w:rsidR="005B1B1F" w:rsidRPr="007F5A1D" w:rsidRDefault="005B1B1F" w:rsidP="002057F1">
            <w:pPr>
              <w:pStyle w:val="GuidePedagogiqueTitre7Rponses"/>
              <w:jc w:val="center"/>
              <w:rPr>
                <w:color w:val="000000"/>
              </w:rPr>
            </w:pPr>
            <w:r w:rsidRPr="007F5A1D">
              <w:rPr>
                <w:color w:val="000000"/>
              </w:rPr>
              <w:t>4</w:t>
            </w:r>
          </w:p>
        </w:tc>
        <w:tc>
          <w:tcPr>
            <w:tcW w:w="1494" w:type="pct"/>
            <w:tcBorders>
              <w:top w:val="single" w:sz="4" w:space="0" w:color="auto"/>
              <w:left w:val="nil"/>
              <w:bottom w:val="single" w:sz="4" w:space="0" w:color="auto"/>
            </w:tcBorders>
            <w:shd w:val="clear" w:color="auto" w:fill="auto"/>
            <w:noWrap/>
            <w:vAlign w:val="center"/>
            <w:hideMark/>
          </w:tcPr>
          <w:p w:rsidR="005B1B1F" w:rsidRPr="007F5A1D" w:rsidRDefault="005B1B1F" w:rsidP="005B1B1F">
            <w:pPr>
              <w:pStyle w:val="GuidePedagogiqueTitre7Rponses"/>
              <w:rPr>
                <w:color w:val="000000"/>
              </w:rPr>
            </w:pPr>
            <w:r w:rsidRPr="00B0541A">
              <w:rPr>
                <w:color w:val="000000"/>
              </w:rPr>
              <w:t>4</w:t>
            </w:r>
            <w:r w:rsidR="0029683E">
              <w:rPr>
                <w:rFonts w:hint="eastAsia"/>
                <w:color w:val="000000"/>
              </w:rPr>
              <w:t> </w:t>
            </w:r>
            <w:r w:rsidR="0029683E">
              <w:rPr>
                <w:color w:val="000000"/>
              </w:rPr>
              <w:t>8</w:t>
            </w:r>
            <w:r w:rsidRPr="00B0541A">
              <w:rPr>
                <w:color w:val="000000"/>
              </w:rPr>
              <w:t>50 x</w:t>
            </w:r>
            <w:r>
              <w:rPr>
                <w:color w:val="000000"/>
              </w:rPr>
              <w:t xml:space="preserve"> </w:t>
            </w:r>
            <w:r w:rsidRPr="00B0541A">
              <w:rPr>
                <w:color w:val="000000"/>
              </w:rPr>
              <w:t>10,5</w:t>
            </w:r>
            <w:r w:rsidR="0029683E">
              <w:rPr>
                <w:rFonts w:hint="eastAsia"/>
                <w:color w:val="000000"/>
              </w:rPr>
              <w:t> </w:t>
            </w:r>
            <w:r w:rsidRPr="00B0541A">
              <w:rPr>
                <w:color w:val="000000"/>
              </w:rPr>
              <w:t>% x 4/360 =</w:t>
            </w:r>
          </w:p>
        </w:tc>
        <w:tc>
          <w:tcPr>
            <w:tcW w:w="373" w:type="pct"/>
            <w:tcBorders>
              <w:top w:val="single" w:sz="4" w:space="0" w:color="auto"/>
              <w:bottom w:val="single" w:sz="4" w:space="0" w:color="auto"/>
              <w:right w:val="single" w:sz="4" w:space="0" w:color="auto"/>
            </w:tcBorders>
            <w:vAlign w:val="center"/>
          </w:tcPr>
          <w:p w:rsidR="005B1B1F" w:rsidRPr="00B0541A" w:rsidRDefault="005B1B1F" w:rsidP="005B1B1F">
            <w:pPr>
              <w:pStyle w:val="GuidePedagogiqueTitre7Rponses"/>
              <w:rPr>
                <w:color w:val="000000"/>
              </w:rPr>
            </w:pPr>
            <w:r w:rsidRPr="007F5A1D">
              <w:rPr>
                <w:color w:val="000000"/>
              </w:rPr>
              <w:t>5,65</w:t>
            </w:r>
          </w:p>
        </w:tc>
        <w:tc>
          <w:tcPr>
            <w:tcW w:w="1680" w:type="pct"/>
            <w:tcBorders>
              <w:top w:val="nil"/>
              <w:left w:val="single" w:sz="4" w:space="0" w:color="auto"/>
              <w:bottom w:val="single" w:sz="4" w:space="0" w:color="auto"/>
              <w:right w:val="single" w:sz="4" w:space="0" w:color="auto"/>
            </w:tcBorders>
            <w:shd w:val="clear" w:color="auto" w:fill="auto"/>
            <w:noWrap/>
            <w:vAlign w:val="center"/>
            <w:hideMark/>
          </w:tcPr>
          <w:p w:rsidR="005B1B1F" w:rsidRPr="007F5A1D" w:rsidRDefault="005B1B1F" w:rsidP="005B1B1F">
            <w:pPr>
              <w:pStyle w:val="GuidePedagogiqueTitre7Rponses"/>
              <w:rPr>
                <w:color w:val="000000"/>
              </w:rPr>
            </w:pPr>
            <w:r w:rsidRPr="00B0541A">
              <w:rPr>
                <w:color w:val="000000"/>
              </w:rPr>
              <w:t>4</w:t>
            </w:r>
            <w:r w:rsidR="0029683E">
              <w:rPr>
                <w:rFonts w:hint="eastAsia"/>
                <w:color w:val="000000"/>
              </w:rPr>
              <w:t> </w:t>
            </w:r>
            <w:r w:rsidR="0029683E">
              <w:rPr>
                <w:color w:val="000000"/>
              </w:rPr>
              <w:t>8</w:t>
            </w:r>
            <w:r w:rsidRPr="00B0541A">
              <w:rPr>
                <w:color w:val="000000"/>
              </w:rPr>
              <w:t>50 x 0,05</w:t>
            </w:r>
            <w:r w:rsidR="0029683E">
              <w:rPr>
                <w:rFonts w:hint="eastAsia"/>
                <w:color w:val="000000"/>
              </w:rPr>
              <w:t> </w:t>
            </w:r>
            <w:r w:rsidRPr="00B0541A">
              <w:rPr>
                <w:color w:val="000000"/>
              </w:rPr>
              <w:t xml:space="preserve">% = </w:t>
            </w:r>
            <w:r w:rsidRPr="007F5A1D">
              <w:rPr>
                <w:color w:val="000000"/>
              </w:rPr>
              <w:t>2,42</w:t>
            </w:r>
          </w:p>
        </w:tc>
      </w:tr>
      <w:tr w:rsidR="005B1B1F" w:rsidRPr="00B0541A" w:rsidTr="002057F1">
        <w:trPr>
          <w:trHeight w:val="315"/>
        </w:trPr>
        <w:tc>
          <w:tcPr>
            <w:tcW w:w="727" w:type="pct"/>
            <w:tcBorders>
              <w:top w:val="nil"/>
              <w:left w:val="single" w:sz="4" w:space="0" w:color="auto"/>
              <w:bottom w:val="single" w:sz="4" w:space="0" w:color="auto"/>
              <w:right w:val="single" w:sz="4" w:space="0" w:color="auto"/>
            </w:tcBorders>
            <w:vAlign w:val="center"/>
          </w:tcPr>
          <w:p w:rsidR="005B1B1F" w:rsidRPr="007F5A1D" w:rsidRDefault="005B1B1F" w:rsidP="002057F1">
            <w:pPr>
              <w:pStyle w:val="GuidePedagogiqueTitre7Rponses"/>
              <w:jc w:val="center"/>
              <w:rPr>
                <w:color w:val="000000"/>
              </w:rPr>
            </w:pPr>
            <w:r w:rsidRPr="007F5A1D">
              <w:rPr>
                <w:color w:val="000000"/>
              </w:rPr>
              <w:t>8</w:t>
            </w:r>
            <w:r w:rsidR="0029683E">
              <w:rPr>
                <w:rFonts w:hint="eastAsia"/>
                <w:color w:val="000000"/>
              </w:rPr>
              <w:t> </w:t>
            </w:r>
            <w:r w:rsidR="0029683E">
              <w:rPr>
                <w:color w:val="000000"/>
              </w:rPr>
              <w:t>4</w:t>
            </w:r>
            <w:r w:rsidRPr="007F5A1D">
              <w:rPr>
                <w:color w:val="000000"/>
              </w:rPr>
              <w:t>30</w:t>
            </w:r>
          </w:p>
        </w:tc>
        <w:tc>
          <w:tcPr>
            <w:tcW w:w="726" w:type="pct"/>
            <w:tcBorders>
              <w:top w:val="nil"/>
              <w:left w:val="single" w:sz="4" w:space="0" w:color="auto"/>
              <w:bottom w:val="single" w:sz="4" w:space="0" w:color="auto"/>
              <w:right w:val="single" w:sz="4" w:space="0" w:color="auto"/>
            </w:tcBorders>
            <w:shd w:val="clear" w:color="auto" w:fill="auto"/>
            <w:noWrap/>
            <w:vAlign w:val="center"/>
            <w:hideMark/>
          </w:tcPr>
          <w:p w:rsidR="005B1B1F" w:rsidRPr="007F5A1D" w:rsidRDefault="005B1B1F" w:rsidP="002057F1">
            <w:pPr>
              <w:pStyle w:val="GuidePedagogiqueTitre7Rponses"/>
              <w:jc w:val="center"/>
              <w:rPr>
                <w:color w:val="000000"/>
              </w:rPr>
            </w:pPr>
            <w:r>
              <w:rPr>
                <w:color w:val="000000"/>
              </w:rPr>
              <w:t>1</w:t>
            </w:r>
          </w:p>
        </w:tc>
        <w:tc>
          <w:tcPr>
            <w:tcW w:w="1494" w:type="pct"/>
            <w:tcBorders>
              <w:top w:val="single" w:sz="4" w:space="0" w:color="auto"/>
              <w:left w:val="nil"/>
              <w:bottom w:val="single" w:sz="4" w:space="0" w:color="auto"/>
            </w:tcBorders>
            <w:shd w:val="clear" w:color="auto" w:fill="auto"/>
            <w:noWrap/>
            <w:vAlign w:val="center"/>
            <w:hideMark/>
          </w:tcPr>
          <w:p w:rsidR="005B1B1F" w:rsidRPr="007F5A1D" w:rsidRDefault="005B1B1F" w:rsidP="005B1B1F">
            <w:pPr>
              <w:pStyle w:val="GuidePedagogiqueTitre7Rponses"/>
              <w:rPr>
                <w:color w:val="000000"/>
              </w:rPr>
            </w:pPr>
            <w:r w:rsidRPr="007F5A1D">
              <w:rPr>
                <w:color w:val="000000"/>
              </w:rPr>
              <w:t>8</w:t>
            </w:r>
            <w:r w:rsidR="0029683E">
              <w:rPr>
                <w:rFonts w:hint="eastAsia"/>
                <w:color w:val="000000"/>
              </w:rPr>
              <w:t> </w:t>
            </w:r>
            <w:r w:rsidR="0029683E">
              <w:rPr>
                <w:color w:val="000000"/>
              </w:rPr>
              <w:t>4</w:t>
            </w:r>
            <w:r w:rsidRPr="007F5A1D">
              <w:rPr>
                <w:color w:val="000000"/>
              </w:rPr>
              <w:t>30</w:t>
            </w:r>
            <w:r w:rsidRPr="00B0541A">
              <w:rPr>
                <w:color w:val="000000"/>
              </w:rPr>
              <w:t xml:space="preserve"> x</w:t>
            </w:r>
            <w:r>
              <w:rPr>
                <w:color w:val="000000"/>
              </w:rPr>
              <w:t xml:space="preserve"> </w:t>
            </w:r>
            <w:r w:rsidRPr="00B0541A">
              <w:rPr>
                <w:color w:val="000000"/>
              </w:rPr>
              <w:t>10,5</w:t>
            </w:r>
            <w:r w:rsidR="0029683E">
              <w:rPr>
                <w:rFonts w:hint="eastAsia"/>
                <w:color w:val="000000"/>
              </w:rPr>
              <w:t> </w:t>
            </w:r>
            <w:r w:rsidRPr="00B0541A">
              <w:rPr>
                <w:color w:val="000000"/>
              </w:rPr>
              <w:t xml:space="preserve">% x </w:t>
            </w:r>
            <w:r>
              <w:rPr>
                <w:color w:val="000000"/>
              </w:rPr>
              <w:t>1</w:t>
            </w:r>
            <w:r w:rsidRPr="00B0541A">
              <w:rPr>
                <w:color w:val="000000"/>
              </w:rPr>
              <w:t>/360 =</w:t>
            </w:r>
          </w:p>
        </w:tc>
        <w:tc>
          <w:tcPr>
            <w:tcW w:w="373" w:type="pct"/>
            <w:tcBorders>
              <w:top w:val="single" w:sz="4" w:space="0" w:color="auto"/>
              <w:bottom w:val="single" w:sz="4" w:space="0" w:color="auto"/>
              <w:right w:val="single" w:sz="4" w:space="0" w:color="auto"/>
            </w:tcBorders>
            <w:vAlign w:val="center"/>
          </w:tcPr>
          <w:p w:rsidR="005B1B1F" w:rsidRPr="007F5A1D" w:rsidRDefault="005B1B1F" w:rsidP="005B1B1F">
            <w:pPr>
              <w:pStyle w:val="GuidePedagogiqueTitre7Rponses"/>
              <w:rPr>
                <w:color w:val="000000"/>
              </w:rPr>
            </w:pPr>
            <w:r>
              <w:rPr>
                <w:color w:val="000000"/>
              </w:rPr>
              <w:t>2,45</w:t>
            </w:r>
          </w:p>
        </w:tc>
        <w:tc>
          <w:tcPr>
            <w:tcW w:w="1680" w:type="pct"/>
            <w:tcBorders>
              <w:top w:val="nil"/>
              <w:left w:val="single" w:sz="4" w:space="0" w:color="auto"/>
              <w:bottom w:val="single" w:sz="4" w:space="0" w:color="auto"/>
              <w:right w:val="single" w:sz="4" w:space="0" w:color="auto"/>
            </w:tcBorders>
            <w:shd w:val="clear" w:color="auto" w:fill="auto"/>
            <w:noWrap/>
            <w:vAlign w:val="center"/>
            <w:hideMark/>
          </w:tcPr>
          <w:p w:rsidR="005B1B1F" w:rsidRPr="007F5A1D" w:rsidRDefault="005B1B1F" w:rsidP="005B1B1F">
            <w:pPr>
              <w:pStyle w:val="GuidePedagogiqueTitre7Rponses"/>
              <w:rPr>
                <w:color w:val="000000"/>
              </w:rPr>
            </w:pPr>
            <w:r w:rsidRPr="007F5A1D">
              <w:rPr>
                <w:color w:val="000000"/>
              </w:rPr>
              <w:t>8</w:t>
            </w:r>
            <w:r w:rsidR="0029683E">
              <w:rPr>
                <w:rFonts w:hint="eastAsia"/>
                <w:color w:val="000000"/>
              </w:rPr>
              <w:t> </w:t>
            </w:r>
            <w:r w:rsidR="0029683E">
              <w:rPr>
                <w:color w:val="000000"/>
              </w:rPr>
              <w:t>4</w:t>
            </w:r>
            <w:r w:rsidRPr="007F5A1D">
              <w:rPr>
                <w:color w:val="000000"/>
              </w:rPr>
              <w:t>30</w:t>
            </w:r>
            <w:r w:rsidRPr="00B0541A">
              <w:rPr>
                <w:color w:val="000000"/>
              </w:rPr>
              <w:t xml:space="preserve"> x 0,05</w:t>
            </w:r>
            <w:r w:rsidR="0029683E">
              <w:rPr>
                <w:rFonts w:hint="eastAsia"/>
                <w:color w:val="000000"/>
              </w:rPr>
              <w:t> </w:t>
            </w:r>
            <w:r w:rsidRPr="00B0541A">
              <w:rPr>
                <w:color w:val="000000"/>
              </w:rPr>
              <w:t xml:space="preserve">% = </w:t>
            </w:r>
            <w:r w:rsidRPr="007F5A1D">
              <w:rPr>
                <w:color w:val="000000"/>
              </w:rPr>
              <w:t>4,21</w:t>
            </w:r>
          </w:p>
        </w:tc>
      </w:tr>
      <w:tr w:rsidR="002057F1" w:rsidRPr="00B0541A" w:rsidTr="002057F1">
        <w:trPr>
          <w:trHeight w:val="315"/>
        </w:trPr>
        <w:tc>
          <w:tcPr>
            <w:tcW w:w="1453" w:type="pct"/>
            <w:gridSpan w:val="2"/>
            <w:tcBorders>
              <w:top w:val="nil"/>
              <w:left w:val="single" w:sz="4" w:space="0" w:color="auto"/>
              <w:bottom w:val="single" w:sz="4" w:space="0" w:color="auto"/>
              <w:right w:val="single" w:sz="4" w:space="0" w:color="auto"/>
            </w:tcBorders>
            <w:vAlign w:val="center"/>
          </w:tcPr>
          <w:p w:rsidR="002057F1" w:rsidRPr="002057F1" w:rsidRDefault="002057F1" w:rsidP="002057F1">
            <w:pPr>
              <w:pStyle w:val="GuidePedagogiqueTitre7Rponses"/>
              <w:jc w:val="center"/>
              <w:rPr>
                <w:b/>
                <w:color w:val="000000"/>
              </w:rPr>
            </w:pPr>
            <w:r w:rsidRPr="002057F1">
              <w:rPr>
                <w:b/>
                <w:color w:val="000000"/>
              </w:rPr>
              <w:t>Totaux</w:t>
            </w:r>
          </w:p>
        </w:tc>
        <w:tc>
          <w:tcPr>
            <w:tcW w:w="1494" w:type="pct"/>
            <w:tcBorders>
              <w:top w:val="single" w:sz="4" w:space="0" w:color="auto"/>
              <w:left w:val="nil"/>
              <w:bottom w:val="single" w:sz="4" w:space="0" w:color="auto"/>
            </w:tcBorders>
            <w:shd w:val="clear" w:color="auto" w:fill="auto"/>
            <w:noWrap/>
            <w:vAlign w:val="center"/>
          </w:tcPr>
          <w:p w:rsidR="002057F1" w:rsidRPr="007F5A1D" w:rsidRDefault="002057F1" w:rsidP="005B1B1F">
            <w:pPr>
              <w:pStyle w:val="GuidePedagogiqueTitre7Rponses"/>
              <w:rPr>
                <w:color w:val="000000"/>
              </w:rPr>
            </w:pPr>
          </w:p>
        </w:tc>
        <w:tc>
          <w:tcPr>
            <w:tcW w:w="373" w:type="pct"/>
            <w:tcBorders>
              <w:top w:val="single" w:sz="4" w:space="0" w:color="auto"/>
              <w:bottom w:val="single" w:sz="4" w:space="0" w:color="auto"/>
              <w:right w:val="single" w:sz="4" w:space="0" w:color="auto"/>
            </w:tcBorders>
            <w:vAlign w:val="center"/>
          </w:tcPr>
          <w:p w:rsidR="002057F1" w:rsidRPr="007F5A1D" w:rsidRDefault="002057F1" w:rsidP="005B1B1F">
            <w:pPr>
              <w:pStyle w:val="GuidePedagogiqueTitre7Rponses"/>
              <w:rPr>
                <w:color w:val="000000"/>
              </w:rPr>
            </w:pPr>
            <w:r w:rsidRPr="00A3238D">
              <w:rPr>
                <w:color w:val="000000"/>
              </w:rPr>
              <w:t>25,28</w:t>
            </w:r>
          </w:p>
        </w:tc>
        <w:tc>
          <w:tcPr>
            <w:tcW w:w="1680" w:type="pct"/>
            <w:tcBorders>
              <w:top w:val="nil"/>
              <w:left w:val="single" w:sz="4" w:space="0" w:color="auto"/>
              <w:bottom w:val="single" w:sz="4" w:space="0" w:color="auto"/>
              <w:right w:val="single" w:sz="4" w:space="0" w:color="auto"/>
            </w:tcBorders>
            <w:shd w:val="clear" w:color="auto" w:fill="auto"/>
            <w:noWrap/>
            <w:vAlign w:val="center"/>
          </w:tcPr>
          <w:p w:rsidR="002057F1" w:rsidRPr="007F5A1D" w:rsidRDefault="002057F1" w:rsidP="005B1B1F">
            <w:pPr>
              <w:pStyle w:val="GuidePedagogiqueTitre7Rponses"/>
              <w:rPr>
                <w:color w:val="000000"/>
              </w:rPr>
            </w:pPr>
            <w:r w:rsidRPr="00A3238D">
              <w:rPr>
                <w:color w:val="000000"/>
              </w:rPr>
              <w:t>9,33</w:t>
            </w:r>
          </w:p>
        </w:tc>
      </w:tr>
    </w:tbl>
    <w:p w:rsidR="005B1B1F" w:rsidRDefault="005B1B1F" w:rsidP="005B1B1F">
      <w:pPr>
        <w:pStyle w:val="GuidePedagogiqueTitre7Rponses"/>
      </w:pPr>
    </w:p>
    <w:tbl>
      <w:tblPr>
        <w:tblW w:w="4804"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3604"/>
        <w:gridCol w:w="1200"/>
      </w:tblGrid>
      <w:tr w:rsidR="005B1B1F" w:rsidRPr="00A3238D" w:rsidTr="005B1B1F">
        <w:trPr>
          <w:trHeight w:val="315"/>
        </w:trPr>
        <w:tc>
          <w:tcPr>
            <w:tcW w:w="3604" w:type="dxa"/>
            <w:shd w:val="clear" w:color="auto" w:fill="auto"/>
            <w:noWrap/>
            <w:vAlign w:val="bottom"/>
            <w:hideMark/>
          </w:tcPr>
          <w:p w:rsidR="005B1B1F" w:rsidRPr="00A3238D" w:rsidRDefault="005B1B1F" w:rsidP="005B1B1F">
            <w:pPr>
              <w:pStyle w:val="GuidePedagogiqueTitre7Rponses"/>
              <w:rPr>
                <w:color w:val="000000"/>
              </w:rPr>
            </w:pPr>
            <w:r w:rsidRPr="00A3238D">
              <w:rPr>
                <w:color w:val="000000"/>
              </w:rPr>
              <w:t>Intérêts débiteurs</w:t>
            </w:r>
          </w:p>
        </w:tc>
        <w:tc>
          <w:tcPr>
            <w:tcW w:w="1200" w:type="dxa"/>
            <w:shd w:val="clear" w:color="auto" w:fill="auto"/>
            <w:noWrap/>
            <w:vAlign w:val="bottom"/>
            <w:hideMark/>
          </w:tcPr>
          <w:p w:rsidR="005B1B1F" w:rsidRPr="00A3238D" w:rsidRDefault="005B1B1F" w:rsidP="002057F1">
            <w:pPr>
              <w:pStyle w:val="GuidePedagogiqueTitre7Rponses"/>
              <w:ind w:right="183"/>
              <w:jc w:val="right"/>
              <w:rPr>
                <w:color w:val="000000"/>
              </w:rPr>
            </w:pPr>
            <w:r w:rsidRPr="00A3238D">
              <w:rPr>
                <w:color w:val="000000"/>
              </w:rPr>
              <w:t>25,28</w:t>
            </w:r>
          </w:p>
        </w:tc>
      </w:tr>
      <w:tr w:rsidR="005B1B1F" w:rsidRPr="00A3238D" w:rsidTr="005B1B1F">
        <w:trPr>
          <w:trHeight w:val="315"/>
        </w:trPr>
        <w:tc>
          <w:tcPr>
            <w:tcW w:w="3604" w:type="dxa"/>
            <w:shd w:val="clear" w:color="auto" w:fill="auto"/>
            <w:noWrap/>
            <w:vAlign w:val="bottom"/>
            <w:hideMark/>
          </w:tcPr>
          <w:p w:rsidR="005B1B1F" w:rsidRPr="00A3238D" w:rsidRDefault="005B1B1F" w:rsidP="005B1B1F">
            <w:pPr>
              <w:pStyle w:val="GuidePedagogiqueTitre7Rponses"/>
              <w:rPr>
                <w:color w:val="000000"/>
              </w:rPr>
            </w:pPr>
            <w:r w:rsidRPr="00A3238D">
              <w:rPr>
                <w:color w:val="000000"/>
              </w:rPr>
              <w:t>Commission de plus fort découvert</w:t>
            </w:r>
          </w:p>
        </w:tc>
        <w:tc>
          <w:tcPr>
            <w:tcW w:w="1200" w:type="dxa"/>
            <w:shd w:val="clear" w:color="auto" w:fill="auto"/>
            <w:noWrap/>
            <w:vAlign w:val="bottom"/>
            <w:hideMark/>
          </w:tcPr>
          <w:p w:rsidR="005B1B1F" w:rsidRPr="00A3238D" w:rsidRDefault="005B1B1F" w:rsidP="002057F1">
            <w:pPr>
              <w:pStyle w:val="GuidePedagogiqueTitre7Rponses"/>
              <w:ind w:right="183"/>
              <w:jc w:val="right"/>
              <w:rPr>
                <w:color w:val="000000"/>
              </w:rPr>
            </w:pPr>
            <w:r w:rsidRPr="00A3238D">
              <w:rPr>
                <w:color w:val="000000"/>
              </w:rPr>
              <w:t>9,33</w:t>
            </w:r>
          </w:p>
        </w:tc>
      </w:tr>
      <w:tr w:rsidR="005B1B1F" w:rsidRPr="00A3238D" w:rsidTr="005B1B1F">
        <w:trPr>
          <w:trHeight w:val="300"/>
        </w:trPr>
        <w:tc>
          <w:tcPr>
            <w:tcW w:w="3604" w:type="dxa"/>
            <w:shd w:val="clear" w:color="auto" w:fill="auto"/>
            <w:noWrap/>
            <w:vAlign w:val="bottom"/>
            <w:hideMark/>
          </w:tcPr>
          <w:p w:rsidR="005B1B1F" w:rsidRPr="00A3238D" w:rsidRDefault="005B1B1F" w:rsidP="005B1B1F">
            <w:pPr>
              <w:pStyle w:val="GuidePedagogiqueTitre7Rponses"/>
              <w:rPr>
                <w:color w:val="000000"/>
              </w:rPr>
            </w:pPr>
            <w:r w:rsidRPr="00A3238D">
              <w:rPr>
                <w:color w:val="000000"/>
              </w:rPr>
              <w:t>Coût du découvert</w:t>
            </w:r>
          </w:p>
        </w:tc>
        <w:tc>
          <w:tcPr>
            <w:tcW w:w="1200" w:type="dxa"/>
            <w:shd w:val="clear" w:color="auto" w:fill="auto"/>
            <w:noWrap/>
            <w:vAlign w:val="bottom"/>
            <w:hideMark/>
          </w:tcPr>
          <w:p w:rsidR="005B1B1F" w:rsidRPr="00A3238D" w:rsidRDefault="005B1B1F" w:rsidP="002057F1">
            <w:pPr>
              <w:pStyle w:val="GuidePedagogiqueTitre7Rponses"/>
              <w:ind w:right="183"/>
              <w:jc w:val="right"/>
              <w:rPr>
                <w:color w:val="000000"/>
              </w:rPr>
            </w:pPr>
            <w:r w:rsidRPr="00A3238D">
              <w:rPr>
                <w:color w:val="000000"/>
              </w:rPr>
              <w:t>34,61</w:t>
            </w:r>
          </w:p>
        </w:tc>
      </w:tr>
    </w:tbl>
    <w:p w:rsidR="002057F1" w:rsidRDefault="002057F1" w:rsidP="002057F1">
      <w:pPr>
        <w:pStyle w:val="GuidePedagogiqueTitre6Consignes"/>
        <w:rPr>
          <w:rFonts w:eastAsiaTheme="minorHAnsi"/>
          <w:lang w:eastAsia="en-US"/>
        </w:rPr>
      </w:pPr>
      <w:r>
        <w:rPr>
          <w:rFonts w:eastAsiaTheme="majorEastAsia"/>
        </w:rPr>
        <w:t xml:space="preserve">5. </w:t>
      </w:r>
      <w:r>
        <w:rPr>
          <w:rFonts w:eastAsiaTheme="minorHAnsi"/>
          <w:lang w:eastAsia="en-US"/>
        </w:rPr>
        <w:t>Calculez la durée sur laquelle portera le calcul de l’escompte de la lettre de change sur le client Delta, le montant des agios prélevés par la Banque du Sud et la valeur nette de l’effet de commerce portée au compte de Juan Boca.</w:t>
      </w:r>
    </w:p>
    <w:p w:rsidR="005B1B1F" w:rsidRPr="002057F1" w:rsidRDefault="002057F1" w:rsidP="002057F1">
      <w:pPr>
        <w:pStyle w:val="GuidePedagogiqueTitre7Rponses"/>
        <w:rPr>
          <w:rFonts w:eastAsiaTheme="majorEastAsia"/>
          <w:b/>
        </w:rPr>
      </w:pPr>
      <w:r>
        <w:rPr>
          <w:rFonts w:eastAsiaTheme="majorEastAsia"/>
          <w:b/>
        </w:rPr>
        <w:t>D</w:t>
      </w:r>
      <w:r w:rsidR="005B1B1F" w:rsidRPr="002057F1">
        <w:rPr>
          <w:rFonts w:eastAsiaTheme="majorEastAsia"/>
          <w:b/>
        </w:rPr>
        <w:t>urée sur laquelle portera le calcul de l’escompte</w:t>
      </w:r>
    </w:p>
    <w:p w:rsidR="005B1B1F" w:rsidRDefault="005B1B1F" w:rsidP="002057F1">
      <w:pPr>
        <w:pStyle w:val="GuidePedagogiqueTitre7Rponses"/>
        <w:rPr>
          <w:rFonts w:eastAsiaTheme="majorEastAsia"/>
        </w:rPr>
      </w:pPr>
      <w:r w:rsidRPr="00A3238D">
        <w:rPr>
          <w:rFonts w:eastAsiaTheme="majorEastAsia"/>
        </w:rPr>
        <w:t xml:space="preserve">L’échéance de la lettre de change est le 30 décembre. La remise à l’escompte a été réalisée le 2 décembre auprès de la Banque </w:t>
      </w:r>
      <w:r>
        <w:rPr>
          <w:rFonts w:eastAsiaTheme="majorEastAsia"/>
        </w:rPr>
        <w:t>du Sud</w:t>
      </w:r>
      <w:r w:rsidR="0029683E">
        <w:rPr>
          <w:rFonts w:eastAsiaTheme="majorEastAsia" w:hint="eastAsia"/>
        </w:rPr>
        <w:t> </w:t>
      </w:r>
      <w:r w:rsidRPr="00A3238D">
        <w:rPr>
          <w:rFonts w:eastAsiaTheme="majorEastAsia"/>
        </w:rPr>
        <w:t xml:space="preserve">: l’escompte portera sur une durée </w:t>
      </w:r>
      <w:r>
        <w:rPr>
          <w:rFonts w:eastAsiaTheme="majorEastAsia"/>
        </w:rPr>
        <w:t>28</w:t>
      </w:r>
      <w:r w:rsidRPr="00A3238D">
        <w:rPr>
          <w:rFonts w:eastAsiaTheme="majorEastAsia"/>
        </w:rPr>
        <w:t xml:space="preserve"> jours en décembre.</w:t>
      </w:r>
    </w:p>
    <w:p w:rsidR="002057F1" w:rsidRDefault="002057F1" w:rsidP="002057F1">
      <w:pPr>
        <w:pStyle w:val="GuidePedagogiqueTitre7Rponses"/>
        <w:rPr>
          <w:rFonts w:eastAsiaTheme="majorEastAsia"/>
          <w:b/>
        </w:rPr>
      </w:pPr>
    </w:p>
    <w:p w:rsidR="005B1B1F" w:rsidRPr="002057F1" w:rsidRDefault="002057F1" w:rsidP="002057F1">
      <w:pPr>
        <w:pStyle w:val="GuidePedagogiqueTitre7Rponses"/>
        <w:rPr>
          <w:rFonts w:eastAsiaTheme="majorEastAsia"/>
          <w:b/>
        </w:rPr>
      </w:pPr>
      <w:r>
        <w:rPr>
          <w:rFonts w:eastAsiaTheme="majorEastAsia"/>
          <w:b/>
        </w:rPr>
        <w:t>M</w:t>
      </w:r>
      <w:r w:rsidR="005B1B1F" w:rsidRPr="002057F1">
        <w:rPr>
          <w:rFonts w:eastAsiaTheme="majorEastAsia"/>
          <w:b/>
        </w:rPr>
        <w:t>ontant des agios prélevés par la Banque du Sud</w:t>
      </w:r>
    </w:p>
    <w:p w:rsidR="005B1B1F" w:rsidRPr="00A3238D" w:rsidRDefault="005B1B1F" w:rsidP="002057F1">
      <w:pPr>
        <w:pStyle w:val="GuidePedagogiqueTitre7Rponses"/>
        <w:rPr>
          <w:rFonts w:eastAsiaTheme="majorEastAsia"/>
        </w:rPr>
      </w:pPr>
      <w:r w:rsidRPr="00A3238D">
        <w:rPr>
          <w:rFonts w:eastAsiaTheme="majorEastAsia"/>
        </w:rPr>
        <w:t xml:space="preserve">Escompte = Nominal de l’effet x Taux d’escompte annuel x </w:t>
      </w:r>
      <w:r w:rsidR="002057F1">
        <w:rPr>
          <w:rFonts w:eastAsiaTheme="majorEastAsia"/>
        </w:rPr>
        <w:t>D</w:t>
      </w:r>
      <w:r w:rsidRPr="00A3238D">
        <w:rPr>
          <w:rFonts w:eastAsiaTheme="majorEastAsia"/>
        </w:rPr>
        <w:t>urée d’escompte/360</w:t>
      </w:r>
    </w:p>
    <w:p w:rsidR="005B1B1F" w:rsidRPr="00A3238D" w:rsidRDefault="005B1B1F" w:rsidP="002057F1">
      <w:pPr>
        <w:pStyle w:val="GuidePedagogiqueTitre7Rponses"/>
        <w:rPr>
          <w:rFonts w:eastAsiaTheme="majorEastAsia"/>
        </w:rPr>
      </w:pPr>
      <w:r w:rsidRPr="00A3238D">
        <w:rPr>
          <w:rFonts w:eastAsiaTheme="majorEastAsia"/>
        </w:rPr>
        <w:t>= 6</w:t>
      </w:r>
      <w:r w:rsidR="0029683E">
        <w:rPr>
          <w:rFonts w:eastAsiaTheme="majorEastAsia" w:hint="eastAsia"/>
        </w:rPr>
        <w:t> </w:t>
      </w:r>
      <w:r w:rsidR="0029683E">
        <w:rPr>
          <w:rFonts w:eastAsiaTheme="majorEastAsia"/>
        </w:rPr>
        <w:t>2</w:t>
      </w:r>
      <w:r w:rsidRPr="00A3238D">
        <w:rPr>
          <w:rFonts w:eastAsiaTheme="majorEastAsia"/>
        </w:rPr>
        <w:t>51,76 x 9</w:t>
      </w:r>
      <w:r w:rsidR="0029683E">
        <w:rPr>
          <w:rFonts w:eastAsiaTheme="majorEastAsia" w:hint="eastAsia"/>
        </w:rPr>
        <w:t> </w:t>
      </w:r>
      <w:r w:rsidRPr="00A3238D">
        <w:rPr>
          <w:rFonts w:eastAsiaTheme="majorEastAsia"/>
        </w:rPr>
        <w:t xml:space="preserve">% x </w:t>
      </w:r>
      <w:r>
        <w:rPr>
          <w:rFonts w:eastAsiaTheme="majorEastAsia"/>
        </w:rPr>
        <w:t>28</w:t>
      </w:r>
      <w:r w:rsidRPr="00A3238D">
        <w:rPr>
          <w:rFonts w:eastAsiaTheme="majorEastAsia"/>
        </w:rPr>
        <w:t xml:space="preserve">/360 = </w:t>
      </w:r>
      <w:r w:rsidRPr="00A3238D">
        <w:rPr>
          <w:color w:val="000000"/>
        </w:rPr>
        <w:t>43,76</w:t>
      </w:r>
      <w:r w:rsidR="0029683E">
        <w:rPr>
          <w:rFonts w:eastAsiaTheme="majorEastAsia" w:hint="eastAsia"/>
        </w:rPr>
        <w:t> </w:t>
      </w:r>
      <w:r w:rsidR="0029683E">
        <w:rPr>
          <w:rFonts w:eastAsiaTheme="majorEastAsia" w:hint="eastAsia"/>
        </w:rPr>
        <w:t>€</w:t>
      </w:r>
    </w:p>
    <w:p w:rsidR="005B1B1F" w:rsidRPr="00A3238D" w:rsidRDefault="005B1B1F" w:rsidP="002057F1">
      <w:pPr>
        <w:pStyle w:val="GuidePedagogiqueTitre7Rponses"/>
        <w:rPr>
          <w:rFonts w:eastAsiaTheme="majorEastAsia"/>
        </w:rPr>
      </w:pPr>
      <w:r w:rsidRPr="00A3238D">
        <w:rPr>
          <w:rFonts w:eastAsiaTheme="majorEastAsia"/>
        </w:rPr>
        <w:t>Commission fixe = 1</w:t>
      </w:r>
      <w:r>
        <w:rPr>
          <w:rFonts w:eastAsiaTheme="majorEastAsia"/>
        </w:rPr>
        <w:t>5</w:t>
      </w:r>
      <w:r w:rsidR="0029683E">
        <w:rPr>
          <w:rFonts w:eastAsiaTheme="majorEastAsia" w:hint="eastAsia"/>
        </w:rPr>
        <w:t> </w:t>
      </w:r>
      <w:r w:rsidR="002057F1">
        <w:rPr>
          <w:rFonts w:eastAsiaTheme="majorEastAsia"/>
        </w:rPr>
        <w:t>€</w:t>
      </w:r>
    </w:p>
    <w:p w:rsidR="005B1B1F" w:rsidRDefault="005B1B1F" w:rsidP="002057F1">
      <w:pPr>
        <w:pStyle w:val="GuidePedagogiqueTitre7Rponses"/>
        <w:rPr>
          <w:rFonts w:eastAsiaTheme="majorEastAsia"/>
        </w:rPr>
      </w:pPr>
      <w:r w:rsidRPr="00A3238D">
        <w:rPr>
          <w:rFonts w:eastAsiaTheme="majorEastAsia"/>
        </w:rPr>
        <w:t xml:space="preserve">Total des agios = </w:t>
      </w:r>
      <w:r>
        <w:rPr>
          <w:rFonts w:eastAsiaTheme="majorEastAsia"/>
        </w:rPr>
        <w:t>43</w:t>
      </w:r>
      <w:r w:rsidRPr="00A3238D">
        <w:rPr>
          <w:rFonts w:eastAsiaTheme="majorEastAsia"/>
        </w:rPr>
        <w:t>,</w:t>
      </w:r>
      <w:r>
        <w:rPr>
          <w:rFonts w:eastAsiaTheme="majorEastAsia"/>
        </w:rPr>
        <w:t>7</w:t>
      </w:r>
      <w:r w:rsidRPr="00A3238D">
        <w:rPr>
          <w:rFonts w:eastAsiaTheme="majorEastAsia"/>
        </w:rPr>
        <w:t>6 + 1</w:t>
      </w:r>
      <w:r>
        <w:rPr>
          <w:rFonts w:eastAsiaTheme="majorEastAsia"/>
        </w:rPr>
        <w:t>5</w:t>
      </w:r>
      <w:r w:rsidRPr="00A3238D">
        <w:rPr>
          <w:rFonts w:eastAsiaTheme="majorEastAsia"/>
        </w:rPr>
        <w:t xml:space="preserve"> = </w:t>
      </w:r>
      <w:r>
        <w:rPr>
          <w:rFonts w:eastAsiaTheme="majorEastAsia"/>
        </w:rPr>
        <w:t>58</w:t>
      </w:r>
      <w:r w:rsidRPr="00A3238D">
        <w:rPr>
          <w:rFonts w:eastAsiaTheme="majorEastAsia"/>
        </w:rPr>
        <w:t>,</w:t>
      </w:r>
      <w:r>
        <w:rPr>
          <w:rFonts w:eastAsiaTheme="majorEastAsia"/>
        </w:rPr>
        <w:t>76</w:t>
      </w:r>
      <w:r w:rsidR="0029683E">
        <w:rPr>
          <w:rFonts w:eastAsiaTheme="majorEastAsia" w:hint="eastAsia"/>
        </w:rPr>
        <w:t> </w:t>
      </w:r>
      <w:r w:rsidRPr="00A3238D">
        <w:rPr>
          <w:rFonts w:eastAsiaTheme="majorEastAsia"/>
        </w:rPr>
        <w:t>€</w:t>
      </w:r>
    </w:p>
    <w:p w:rsidR="002057F1" w:rsidRDefault="002057F1" w:rsidP="002057F1">
      <w:pPr>
        <w:pStyle w:val="GuidePedagogiqueTitre7Rponses"/>
        <w:rPr>
          <w:rFonts w:eastAsiaTheme="majorEastAsia"/>
          <w:b/>
        </w:rPr>
      </w:pPr>
    </w:p>
    <w:p w:rsidR="005B1B1F" w:rsidRPr="002057F1" w:rsidRDefault="002057F1" w:rsidP="002057F1">
      <w:pPr>
        <w:pStyle w:val="GuidePedagogiqueTitre7Rponses"/>
        <w:rPr>
          <w:rFonts w:eastAsiaTheme="majorEastAsia"/>
          <w:b/>
        </w:rPr>
      </w:pPr>
      <w:r>
        <w:rPr>
          <w:rFonts w:eastAsiaTheme="majorEastAsia"/>
          <w:b/>
        </w:rPr>
        <w:t>V</w:t>
      </w:r>
      <w:r w:rsidR="005B1B1F" w:rsidRPr="002057F1">
        <w:rPr>
          <w:rFonts w:eastAsiaTheme="majorEastAsia"/>
          <w:b/>
        </w:rPr>
        <w:t>aleur nette de l’effet de commerce portée au compte de Juan Boca</w:t>
      </w:r>
    </w:p>
    <w:p w:rsidR="005B1B1F" w:rsidRDefault="005B1B1F" w:rsidP="002057F1">
      <w:pPr>
        <w:pStyle w:val="GuidePedagogiqueTitre7Rponses"/>
        <w:rPr>
          <w:rFonts w:eastAsiaTheme="majorEastAsia"/>
        </w:rPr>
      </w:pPr>
      <w:r>
        <w:rPr>
          <w:rFonts w:eastAsiaTheme="majorEastAsia"/>
        </w:rPr>
        <w:t xml:space="preserve">Valeur nette = Nominal – </w:t>
      </w:r>
      <w:r w:rsidR="002057F1">
        <w:rPr>
          <w:rFonts w:eastAsiaTheme="majorEastAsia"/>
        </w:rPr>
        <w:t>A</w:t>
      </w:r>
      <w:r>
        <w:rPr>
          <w:rFonts w:eastAsiaTheme="majorEastAsia"/>
        </w:rPr>
        <w:t xml:space="preserve">gios = </w:t>
      </w:r>
      <w:r>
        <w:t>6</w:t>
      </w:r>
      <w:r w:rsidR="0029683E">
        <w:rPr>
          <w:rFonts w:hint="eastAsia"/>
        </w:rPr>
        <w:t> </w:t>
      </w:r>
      <w:r w:rsidR="0029683E">
        <w:t>2</w:t>
      </w:r>
      <w:r>
        <w:t xml:space="preserve">51,76 </w:t>
      </w:r>
      <w:r w:rsidR="002057F1">
        <w:rPr>
          <w:rFonts w:ascii="Times New Roman" w:hAnsi="Times New Roman"/>
        </w:rPr>
        <w:t>–</w:t>
      </w:r>
      <w:r>
        <w:t xml:space="preserve"> 58,76 = 6</w:t>
      </w:r>
      <w:r w:rsidR="0029683E">
        <w:rPr>
          <w:rFonts w:hint="eastAsia"/>
        </w:rPr>
        <w:t> </w:t>
      </w:r>
      <w:r w:rsidR="0029683E">
        <w:t>193</w:t>
      </w:r>
      <w:r w:rsidR="0029683E">
        <w:rPr>
          <w:rFonts w:hint="eastAsia"/>
        </w:rPr>
        <w:t> </w:t>
      </w:r>
      <w:r>
        <w:t>€</w:t>
      </w:r>
    </w:p>
    <w:p w:rsidR="0022383A" w:rsidRDefault="0022383A">
      <w:pPr>
        <w:spacing w:after="200" w:line="2" w:lineRule="auto"/>
        <w:rPr>
          <w:rFonts w:ascii="GuidePedagogique" w:eastAsiaTheme="majorEastAsia" w:hAnsi="GuidePedagogique" w:cs="GuidePedagoNCond"/>
          <w:color w:val="000000"/>
          <w:sz w:val="25"/>
          <w:szCs w:val="25"/>
        </w:rPr>
      </w:pPr>
      <w:r>
        <w:rPr>
          <w:rFonts w:eastAsiaTheme="majorEastAsia"/>
        </w:rPr>
        <w:br w:type="page"/>
      </w:r>
    </w:p>
    <w:p w:rsidR="005B1B1F" w:rsidRDefault="005B1B1F" w:rsidP="002057F1">
      <w:pPr>
        <w:pStyle w:val="GuidePedagogiqueTitre5Missionsnumros"/>
        <w:rPr>
          <w:rFonts w:eastAsiaTheme="majorEastAsia"/>
        </w:rPr>
      </w:pPr>
      <w:r>
        <w:rPr>
          <w:rFonts w:eastAsiaTheme="majorEastAsia"/>
        </w:rPr>
        <w:lastRenderedPageBreak/>
        <w:t>Mission 3</w:t>
      </w:r>
      <w:r w:rsidR="002057F1">
        <w:rPr>
          <w:rFonts w:eastAsiaTheme="majorEastAsia"/>
        </w:rPr>
        <w:t xml:space="preserve"> </w:t>
      </w:r>
      <w:r w:rsidR="002057F1">
        <w:rPr>
          <w:rFonts w:ascii="Times New Roman" w:eastAsiaTheme="majorEastAsia" w:hAnsi="Times New Roman" w:cs="Times New Roman"/>
        </w:rPr>
        <w:t>É</w:t>
      </w:r>
      <w:r w:rsidR="002057F1">
        <w:rPr>
          <w:rFonts w:eastAsiaTheme="majorEastAsia"/>
        </w:rPr>
        <w:t>tablir l</w:t>
      </w:r>
      <w:r>
        <w:rPr>
          <w:rFonts w:eastAsiaTheme="majorEastAsia"/>
        </w:rPr>
        <w:t>es besoins de financement liés au cycle d’exploitation</w:t>
      </w:r>
    </w:p>
    <w:p w:rsidR="002057F1" w:rsidRDefault="002057F1" w:rsidP="002057F1">
      <w:pPr>
        <w:pStyle w:val="GuidePedagogiqueTitre6Consignes"/>
      </w:pPr>
      <w:r>
        <w:rPr>
          <w:rFonts w:eastAsiaTheme="minorHAnsi"/>
          <w:lang w:eastAsia="en-US"/>
        </w:rPr>
        <w:t>6. Calcul</w:t>
      </w:r>
      <w:r w:rsidR="0022383A">
        <w:rPr>
          <w:rFonts w:eastAsiaTheme="minorHAnsi"/>
          <w:lang w:eastAsia="en-US"/>
        </w:rPr>
        <w:t>ez le montant des besoins de fi</w:t>
      </w:r>
      <w:r>
        <w:rPr>
          <w:rFonts w:eastAsiaTheme="minorHAnsi"/>
          <w:lang w:eastAsia="en-US"/>
        </w:rPr>
        <w:t>nancement liés à l’exploitation. Déterminez au préalable, pour chacune des deux clientè</w:t>
      </w:r>
      <w:r w:rsidR="0022383A">
        <w:rPr>
          <w:rFonts w:eastAsiaTheme="minorHAnsi"/>
          <w:lang w:eastAsia="en-US"/>
        </w:rPr>
        <w:t>les, le montant du besoin de fi</w:t>
      </w:r>
      <w:r>
        <w:rPr>
          <w:rFonts w:eastAsiaTheme="minorHAnsi"/>
          <w:lang w:eastAsia="en-US"/>
        </w:rPr>
        <w:t>nancement que représente le crédit client, celui que représentent les stocks et l</w:t>
      </w:r>
      <w:r w:rsidR="0022383A">
        <w:rPr>
          <w:rFonts w:eastAsiaTheme="minorHAnsi"/>
          <w:lang w:eastAsia="en-US"/>
        </w:rPr>
        <w:t>e montant de la ressource de fi</w:t>
      </w:r>
      <w:r>
        <w:rPr>
          <w:rFonts w:eastAsiaTheme="minorHAnsi"/>
          <w:lang w:eastAsia="en-US"/>
        </w:rPr>
        <w:t>nancement que représente le crédit obtenu auprès des fournisseurs.</w:t>
      </w:r>
    </w:p>
    <w:p w:rsidR="005B1B1F" w:rsidRDefault="005B1B1F" w:rsidP="005B1B1F">
      <w:pPr>
        <w:pStyle w:val="GuidePedagogiqueTitre7Rponses"/>
      </w:pPr>
    </w:p>
    <w:tbl>
      <w:tblPr>
        <w:tblStyle w:val="Grilledutableau"/>
        <w:tblpPr w:leftFromText="141" w:rightFromText="141" w:vertAnchor="text" w:horzAnchor="margin" w:tblpY="-210"/>
        <w:tblW w:w="0" w:type="auto"/>
        <w:tblLook w:val="04A0"/>
      </w:tblPr>
      <w:tblGrid>
        <w:gridCol w:w="3510"/>
        <w:gridCol w:w="3119"/>
        <w:gridCol w:w="2867"/>
      </w:tblGrid>
      <w:tr w:rsidR="002057F1" w:rsidTr="0022383A">
        <w:tc>
          <w:tcPr>
            <w:tcW w:w="3510" w:type="dxa"/>
            <w:tcBorders>
              <w:top w:val="nil"/>
              <w:left w:val="nil"/>
            </w:tcBorders>
          </w:tcPr>
          <w:p w:rsidR="002057F1" w:rsidRDefault="002057F1" w:rsidP="002057F1">
            <w:pPr>
              <w:pStyle w:val="GuidePedagogiqueTitre7Rponses"/>
            </w:pPr>
          </w:p>
        </w:tc>
        <w:tc>
          <w:tcPr>
            <w:tcW w:w="3119" w:type="dxa"/>
          </w:tcPr>
          <w:p w:rsidR="002057F1" w:rsidRPr="0022383A" w:rsidRDefault="002057F1" w:rsidP="0022383A">
            <w:pPr>
              <w:pStyle w:val="GuidePedagogiqueTitre7Rponses"/>
              <w:jc w:val="center"/>
              <w:rPr>
                <w:b/>
              </w:rPr>
            </w:pPr>
            <w:r w:rsidRPr="0022383A">
              <w:rPr>
                <w:b/>
              </w:rPr>
              <w:t>Pour la clientèle des particuliers en magasin</w:t>
            </w:r>
          </w:p>
        </w:tc>
        <w:tc>
          <w:tcPr>
            <w:tcW w:w="2867" w:type="dxa"/>
          </w:tcPr>
          <w:p w:rsidR="002057F1" w:rsidRPr="0022383A" w:rsidRDefault="002057F1" w:rsidP="0022383A">
            <w:pPr>
              <w:pStyle w:val="GuidePedagogiqueTitre7Rponses"/>
              <w:jc w:val="center"/>
              <w:rPr>
                <w:b/>
              </w:rPr>
            </w:pPr>
            <w:r w:rsidRPr="0022383A">
              <w:rPr>
                <w:b/>
              </w:rPr>
              <w:t>Pour la clientèle des professionnels</w:t>
            </w:r>
          </w:p>
        </w:tc>
      </w:tr>
      <w:tr w:rsidR="002057F1" w:rsidTr="0022383A">
        <w:tc>
          <w:tcPr>
            <w:tcW w:w="3510" w:type="dxa"/>
            <w:vAlign w:val="center"/>
          </w:tcPr>
          <w:p w:rsidR="002057F1" w:rsidRPr="003B7B7C" w:rsidRDefault="0022383A" w:rsidP="0022383A">
            <w:pPr>
              <w:pStyle w:val="GuidePedagogiqueTitre7Rponses"/>
            </w:pPr>
            <w:r>
              <w:t>M</w:t>
            </w:r>
            <w:r w:rsidR="002057F1" w:rsidRPr="00861EE4">
              <w:t>ontant du besoin de financement que représente le crédit client</w:t>
            </w:r>
          </w:p>
        </w:tc>
        <w:tc>
          <w:tcPr>
            <w:tcW w:w="3119" w:type="dxa"/>
          </w:tcPr>
          <w:p w:rsidR="002057F1" w:rsidRDefault="002057F1" w:rsidP="002057F1">
            <w:pPr>
              <w:pStyle w:val="GuidePedagogiqueTitre7Rponses"/>
            </w:pPr>
            <w:r>
              <w:t>6 jours de CA TTC</w:t>
            </w:r>
          </w:p>
          <w:p w:rsidR="002057F1" w:rsidRDefault="002057F1" w:rsidP="002057F1">
            <w:pPr>
              <w:pStyle w:val="GuidePedagogiqueTitre7Rponses"/>
            </w:pPr>
            <w:r>
              <w:t>(156</w:t>
            </w:r>
            <w:r>
              <w:rPr>
                <w:rFonts w:hint="eastAsia"/>
              </w:rPr>
              <w:t> </w:t>
            </w:r>
            <w:r>
              <w:t>0</w:t>
            </w:r>
            <w:r w:rsidR="0022383A">
              <w:t>00 x 1,2) x 6/360 =</w:t>
            </w:r>
          </w:p>
          <w:p w:rsidR="002057F1" w:rsidRPr="009A6B22" w:rsidRDefault="002057F1" w:rsidP="002057F1">
            <w:pPr>
              <w:pStyle w:val="GuidePedagogiqueTitre7Rponses"/>
            </w:pPr>
            <w:r>
              <w:t>187</w:t>
            </w:r>
            <w:r>
              <w:rPr>
                <w:rFonts w:hint="eastAsia"/>
              </w:rPr>
              <w:t> </w:t>
            </w:r>
            <w:r>
              <w:t>2</w:t>
            </w:r>
            <w:r w:rsidR="0022383A">
              <w:t>00 x 6/</w:t>
            </w:r>
            <w:r>
              <w:t>360 = 3</w:t>
            </w:r>
            <w:r>
              <w:rPr>
                <w:rFonts w:hint="eastAsia"/>
              </w:rPr>
              <w:t> </w:t>
            </w:r>
            <w:r>
              <w:t>120</w:t>
            </w:r>
            <w:r>
              <w:rPr>
                <w:rFonts w:hint="eastAsia"/>
              </w:rPr>
              <w:t> </w:t>
            </w:r>
            <w:r>
              <w:t>€</w:t>
            </w:r>
          </w:p>
        </w:tc>
        <w:tc>
          <w:tcPr>
            <w:tcW w:w="2867" w:type="dxa"/>
          </w:tcPr>
          <w:p w:rsidR="002057F1" w:rsidRDefault="002057F1" w:rsidP="002057F1">
            <w:pPr>
              <w:pStyle w:val="GuidePedagogiqueTitre7Rponses"/>
              <w:rPr>
                <w:color w:val="000000"/>
              </w:rPr>
            </w:pPr>
            <w:r>
              <w:rPr>
                <w:color w:val="000000"/>
              </w:rPr>
              <w:t>33 jours de CA TTC</w:t>
            </w:r>
          </w:p>
          <w:p w:rsidR="002057F1" w:rsidRDefault="002057F1" w:rsidP="002057F1">
            <w:pPr>
              <w:pStyle w:val="GuidePedagogiqueTitre7Rponses"/>
            </w:pPr>
            <w:r>
              <w:t>(92</w:t>
            </w:r>
            <w:r>
              <w:rPr>
                <w:rFonts w:hint="eastAsia"/>
              </w:rPr>
              <w:t> </w:t>
            </w:r>
            <w:r>
              <w:t>000 x 1,2) x 33/360</w:t>
            </w:r>
            <w:r w:rsidR="0022383A">
              <w:t xml:space="preserve"> =</w:t>
            </w:r>
          </w:p>
          <w:p w:rsidR="002057F1" w:rsidRPr="009A6B22" w:rsidRDefault="002057F1" w:rsidP="002057F1">
            <w:pPr>
              <w:pStyle w:val="GuidePedagogiqueTitre7Rponses"/>
            </w:pPr>
            <w:r>
              <w:t>10120 x 33/360 = 10</w:t>
            </w:r>
            <w:r>
              <w:rPr>
                <w:rFonts w:hint="eastAsia"/>
              </w:rPr>
              <w:t> </w:t>
            </w:r>
            <w:r>
              <w:t>120</w:t>
            </w:r>
            <w:r>
              <w:rPr>
                <w:rFonts w:hint="eastAsia"/>
              </w:rPr>
              <w:t> </w:t>
            </w:r>
            <w:r>
              <w:t>€</w:t>
            </w:r>
          </w:p>
        </w:tc>
      </w:tr>
      <w:tr w:rsidR="002057F1" w:rsidTr="0022383A">
        <w:tc>
          <w:tcPr>
            <w:tcW w:w="3510" w:type="dxa"/>
            <w:vAlign w:val="center"/>
          </w:tcPr>
          <w:p w:rsidR="002057F1" w:rsidRPr="003B7B7C" w:rsidRDefault="0022383A" w:rsidP="0022383A">
            <w:pPr>
              <w:pStyle w:val="GuidePedagogiqueTitre7Rponses"/>
            </w:pPr>
            <w:r>
              <w:t>M</w:t>
            </w:r>
            <w:r w:rsidR="002057F1" w:rsidRPr="009A6B22">
              <w:t>ontant du besoin de financement que représentent les stocks</w:t>
            </w:r>
          </w:p>
        </w:tc>
        <w:tc>
          <w:tcPr>
            <w:tcW w:w="3119" w:type="dxa"/>
            <w:vAlign w:val="center"/>
          </w:tcPr>
          <w:p w:rsidR="002057F1" w:rsidRDefault="002057F1" w:rsidP="002057F1">
            <w:pPr>
              <w:pStyle w:val="GuidePedagogiqueTitre7Rponses"/>
              <w:rPr>
                <w:color w:val="000000"/>
              </w:rPr>
            </w:pPr>
            <w:r>
              <w:rPr>
                <w:color w:val="000000"/>
              </w:rPr>
              <w:t>15 jours d'achats HT</w:t>
            </w:r>
          </w:p>
          <w:p w:rsidR="002057F1" w:rsidRDefault="0022383A" w:rsidP="0022383A">
            <w:pPr>
              <w:pStyle w:val="GuidePedagogiqueTitre7Rponses"/>
              <w:rPr>
                <w:color w:val="000000"/>
              </w:rPr>
            </w:pPr>
            <w:r>
              <w:rPr>
                <w:color w:val="000000"/>
              </w:rPr>
              <w:t>93600 x 15/</w:t>
            </w:r>
            <w:r w:rsidR="002057F1">
              <w:rPr>
                <w:color w:val="000000"/>
              </w:rPr>
              <w:t>360 = 3</w:t>
            </w:r>
            <w:r w:rsidR="002057F1">
              <w:rPr>
                <w:rFonts w:hint="eastAsia"/>
                <w:color w:val="000000"/>
              </w:rPr>
              <w:t> </w:t>
            </w:r>
            <w:r w:rsidR="002057F1">
              <w:rPr>
                <w:color w:val="000000"/>
              </w:rPr>
              <w:t>900</w:t>
            </w:r>
            <w:r w:rsidR="002057F1">
              <w:rPr>
                <w:rFonts w:hint="eastAsia"/>
                <w:color w:val="000000"/>
              </w:rPr>
              <w:t> </w:t>
            </w:r>
            <w:r w:rsidR="002057F1">
              <w:rPr>
                <w:color w:val="000000"/>
              </w:rPr>
              <w:t>€</w:t>
            </w:r>
          </w:p>
        </w:tc>
        <w:tc>
          <w:tcPr>
            <w:tcW w:w="2867" w:type="dxa"/>
            <w:vAlign w:val="center"/>
          </w:tcPr>
          <w:p w:rsidR="002057F1" w:rsidRDefault="002057F1" w:rsidP="002057F1">
            <w:pPr>
              <w:pStyle w:val="GuidePedagogiqueTitre7Rponses"/>
              <w:rPr>
                <w:color w:val="000000"/>
              </w:rPr>
            </w:pPr>
            <w:r>
              <w:rPr>
                <w:color w:val="000000"/>
              </w:rPr>
              <w:t>1</w:t>
            </w:r>
            <w:r w:rsidR="0022383A">
              <w:rPr>
                <w:color w:val="000000"/>
              </w:rPr>
              <w:t>8</w:t>
            </w:r>
            <w:r>
              <w:rPr>
                <w:color w:val="000000"/>
              </w:rPr>
              <w:t xml:space="preserve"> jours d'achats HT</w:t>
            </w:r>
          </w:p>
          <w:p w:rsidR="002057F1" w:rsidRDefault="002057F1" w:rsidP="002057F1">
            <w:pPr>
              <w:pStyle w:val="GuidePedagogiqueTitre7Rponses"/>
              <w:rPr>
                <w:color w:val="000000"/>
              </w:rPr>
            </w:pPr>
            <w:r>
              <w:rPr>
                <w:color w:val="000000"/>
              </w:rPr>
              <w:t>55</w:t>
            </w:r>
            <w:r w:rsidR="0022383A">
              <w:rPr>
                <w:rFonts w:hint="eastAsia"/>
                <w:color w:val="000000"/>
              </w:rPr>
              <w:t> </w:t>
            </w:r>
            <w:r w:rsidRPr="0022383A">
              <w:t>200 x 18</w:t>
            </w:r>
            <w:r w:rsidR="0022383A" w:rsidRPr="0022383A">
              <w:t>/</w:t>
            </w:r>
            <w:r w:rsidRPr="0022383A">
              <w:t>360 = 2</w:t>
            </w:r>
            <w:r w:rsidRPr="0022383A">
              <w:rPr>
                <w:rFonts w:hint="eastAsia"/>
              </w:rPr>
              <w:t> </w:t>
            </w:r>
            <w:r w:rsidRPr="0022383A">
              <w:t>760</w:t>
            </w:r>
            <w:r w:rsidR="00886114">
              <w:rPr>
                <w:rFonts w:hint="eastAsia"/>
              </w:rPr>
              <w:t> </w:t>
            </w:r>
            <w:r w:rsidRPr="0022383A">
              <w:t>€</w:t>
            </w:r>
          </w:p>
        </w:tc>
      </w:tr>
      <w:tr w:rsidR="002057F1" w:rsidTr="0022383A">
        <w:tc>
          <w:tcPr>
            <w:tcW w:w="3510" w:type="dxa"/>
            <w:vAlign w:val="center"/>
          </w:tcPr>
          <w:p w:rsidR="002057F1" w:rsidRPr="003B7B7C" w:rsidRDefault="0022383A" w:rsidP="0022383A">
            <w:pPr>
              <w:pStyle w:val="GuidePedagogiqueTitre7Rponses"/>
            </w:pPr>
            <w:r>
              <w:t>M</w:t>
            </w:r>
            <w:r w:rsidR="002057F1" w:rsidRPr="009A6B22">
              <w:t>ontant de la ressource de financement que représente le crédit obtenu auprès des fournisseurs</w:t>
            </w:r>
          </w:p>
        </w:tc>
        <w:tc>
          <w:tcPr>
            <w:tcW w:w="3119" w:type="dxa"/>
            <w:vAlign w:val="center"/>
          </w:tcPr>
          <w:p w:rsidR="002057F1" w:rsidRDefault="002057F1" w:rsidP="002057F1">
            <w:pPr>
              <w:pStyle w:val="GuidePedagogiqueTitre7Rponses"/>
              <w:rPr>
                <w:color w:val="000000"/>
              </w:rPr>
            </w:pPr>
            <w:r>
              <w:rPr>
                <w:color w:val="000000"/>
              </w:rPr>
              <w:t>30 jours d'achats TTC</w:t>
            </w:r>
          </w:p>
          <w:p w:rsidR="002057F1" w:rsidRDefault="002057F1" w:rsidP="002057F1">
            <w:pPr>
              <w:pStyle w:val="GuidePedagogiqueTitre7Rponses"/>
            </w:pPr>
            <w:r>
              <w:t>(93</w:t>
            </w:r>
            <w:r>
              <w:rPr>
                <w:rFonts w:hint="eastAsia"/>
              </w:rPr>
              <w:t> </w:t>
            </w:r>
            <w:r>
              <w:t>6</w:t>
            </w:r>
            <w:r w:rsidR="0022383A">
              <w:t>00 x 1,2) x 30/360 =</w:t>
            </w:r>
          </w:p>
          <w:p w:rsidR="002057F1" w:rsidRPr="0022383A" w:rsidRDefault="002057F1" w:rsidP="002057F1">
            <w:pPr>
              <w:pStyle w:val="GuidePedagogiqueTitre7Rponses"/>
            </w:pPr>
            <w:r>
              <w:t>112</w:t>
            </w:r>
            <w:r>
              <w:rPr>
                <w:rFonts w:hint="eastAsia"/>
              </w:rPr>
              <w:t> </w:t>
            </w:r>
            <w:r>
              <w:t>3</w:t>
            </w:r>
            <w:r w:rsidR="0022383A">
              <w:t>20 x 30/</w:t>
            </w:r>
            <w:r>
              <w:t>360 = 9</w:t>
            </w:r>
            <w:r>
              <w:rPr>
                <w:rFonts w:hint="eastAsia"/>
              </w:rPr>
              <w:t> </w:t>
            </w:r>
            <w:r>
              <w:t>360</w:t>
            </w:r>
            <w:r>
              <w:rPr>
                <w:rFonts w:hint="eastAsia"/>
              </w:rPr>
              <w:t> </w:t>
            </w:r>
            <w:r>
              <w:t>€</w:t>
            </w:r>
          </w:p>
        </w:tc>
        <w:tc>
          <w:tcPr>
            <w:tcW w:w="2867" w:type="dxa"/>
            <w:vAlign w:val="center"/>
          </w:tcPr>
          <w:p w:rsidR="002057F1" w:rsidRDefault="002057F1" w:rsidP="002057F1">
            <w:pPr>
              <w:pStyle w:val="GuidePedagogiqueTitre7Rponses"/>
              <w:rPr>
                <w:color w:val="000000"/>
              </w:rPr>
            </w:pPr>
            <w:r>
              <w:rPr>
                <w:color w:val="000000"/>
              </w:rPr>
              <w:t>30 jours d'achats TTC</w:t>
            </w:r>
          </w:p>
          <w:p w:rsidR="002057F1" w:rsidRDefault="002057F1" w:rsidP="002057F1">
            <w:pPr>
              <w:pStyle w:val="GuidePedagogiqueTitre7Rponses"/>
            </w:pPr>
            <w:r>
              <w:t>(55</w:t>
            </w:r>
            <w:r>
              <w:rPr>
                <w:rFonts w:hint="eastAsia"/>
              </w:rPr>
              <w:t> </w:t>
            </w:r>
            <w:r>
              <w:t xml:space="preserve">200 x 1,2) x 30/360 = </w:t>
            </w:r>
          </w:p>
          <w:p w:rsidR="002057F1" w:rsidRPr="0022383A" w:rsidRDefault="002057F1" w:rsidP="0022383A">
            <w:pPr>
              <w:pStyle w:val="GuidePedagogiqueTitre7Rponses"/>
            </w:pPr>
            <w:r>
              <w:t>66240 x 30/360 = 5</w:t>
            </w:r>
            <w:r>
              <w:rPr>
                <w:rFonts w:hint="eastAsia"/>
              </w:rPr>
              <w:t> </w:t>
            </w:r>
            <w:r>
              <w:t>520</w:t>
            </w:r>
            <w:r>
              <w:rPr>
                <w:rFonts w:hint="eastAsia"/>
              </w:rPr>
              <w:t> </w:t>
            </w:r>
            <w:r>
              <w:t>€</w:t>
            </w:r>
          </w:p>
        </w:tc>
      </w:tr>
    </w:tbl>
    <w:p w:rsidR="0022383A" w:rsidRDefault="0022383A" w:rsidP="005B1B1F">
      <w:pPr>
        <w:pStyle w:val="GuidePedagogiqueTitre7Rponses"/>
        <w:rPr>
          <w:rFonts w:eastAsiaTheme="majorEastAsia"/>
        </w:rPr>
      </w:pPr>
    </w:p>
    <w:p w:rsidR="0022383A" w:rsidRDefault="0022383A" w:rsidP="005B1B1F">
      <w:pPr>
        <w:pStyle w:val="GuidePedagogiqueTitre7Rponses"/>
        <w:rPr>
          <w:rFonts w:eastAsiaTheme="majorEastAsia"/>
        </w:rPr>
      </w:pPr>
    </w:p>
    <w:p w:rsidR="0022383A" w:rsidRDefault="0022383A" w:rsidP="005B1B1F">
      <w:pPr>
        <w:pStyle w:val="GuidePedagogiqueTitre7Rponses"/>
        <w:rPr>
          <w:rFonts w:eastAsiaTheme="majorEastAsia"/>
        </w:rPr>
      </w:pPr>
    </w:p>
    <w:p w:rsidR="0022383A" w:rsidRDefault="0022383A" w:rsidP="005B1B1F">
      <w:pPr>
        <w:pStyle w:val="GuidePedagogiqueTitre7Rponses"/>
        <w:rPr>
          <w:rFonts w:eastAsiaTheme="majorEastAsia"/>
        </w:rPr>
      </w:pPr>
    </w:p>
    <w:p w:rsidR="0022383A" w:rsidRDefault="0022383A" w:rsidP="005B1B1F">
      <w:pPr>
        <w:pStyle w:val="GuidePedagogiqueTitre7Rponses"/>
        <w:rPr>
          <w:rFonts w:eastAsiaTheme="majorEastAsia"/>
        </w:rPr>
      </w:pPr>
    </w:p>
    <w:p w:rsidR="0022383A" w:rsidRDefault="0022383A" w:rsidP="005B1B1F">
      <w:pPr>
        <w:pStyle w:val="GuidePedagogiqueTitre7Rponses"/>
        <w:rPr>
          <w:rFonts w:eastAsiaTheme="majorEastAsia"/>
        </w:rPr>
      </w:pPr>
    </w:p>
    <w:p w:rsidR="0022383A" w:rsidRDefault="0022383A" w:rsidP="005B1B1F">
      <w:pPr>
        <w:pStyle w:val="GuidePedagogiqueTitre7Rponses"/>
        <w:rPr>
          <w:rFonts w:eastAsiaTheme="majorEastAsia"/>
        </w:rPr>
      </w:pPr>
    </w:p>
    <w:p w:rsidR="0022383A" w:rsidRDefault="0022383A" w:rsidP="005B1B1F">
      <w:pPr>
        <w:pStyle w:val="GuidePedagogiqueTitre7Rponses"/>
        <w:rPr>
          <w:rFonts w:eastAsiaTheme="majorEastAsia"/>
        </w:rPr>
      </w:pPr>
    </w:p>
    <w:p w:rsidR="0022383A" w:rsidRDefault="0022383A" w:rsidP="005B1B1F">
      <w:pPr>
        <w:pStyle w:val="GuidePedagogiqueTitre7Rponses"/>
        <w:rPr>
          <w:rFonts w:eastAsiaTheme="majorEastAsia"/>
        </w:rPr>
      </w:pPr>
    </w:p>
    <w:p w:rsidR="0022383A" w:rsidRDefault="0022383A" w:rsidP="005B1B1F">
      <w:pPr>
        <w:pStyle w:val="GuidePedagogiqueTitre7Rponses"/>
        <w:rPr>
          <w:rFonts w:eastAsiaTheme="majorEastAsia"/>
        </w:rPr>
      </w:pPr>
    </w:p>
    <w:p w:rsidR="005B1B1F" w:rsidRPr="00D41ABC" w:rsidRDefault="005B1B1F" w:rsidP="005B1B1F">
      <w:pPr>
        <w:pStyle w:val="GuidePedagogiqueTitre7Rponses"/>
        <w:rPr>
          <w:rFonts w:eastAsiaTheme="majorEastAsia"/>
        </w:rPr>
      </w:pPr>
      <w:r w:rsidRPr="00D41ABC">
        <w:rPr>
          <w:rFonts w:eastAsiaTheme="majorEastAsia"/>
        </w:rPr>
        <w:t xml:space="preserve">Besoin de financement d’exploitation = Besoins de financement liés à la durée de stockage et de crédit accordé aux clients – </w:t>
      </w:r>
      <w:r w:rsidR="0022383A" w:rsidRPr="00D41ABC">
        <w:rPr>
          <w:rFonts w:eastAsiaTheme="majorEastAsia"/>
        </w:rPr>
        <w:t xml:space="preserve">Ressources </w:t>
      </w:r>
      <w:r w:rsidRPr="00D41ABC">
        <w:rPr>
          <w:rFonts w:eastAsiaTheme="majorEastAsia"/>
        </w:rPr>
        <w:t>de financement liée</w:t>
      </w:r>
      <w:r w:rsidR="0029683E">
        <w:rPr>
          <w:rFonts w:eastAsiaTheme="majorEastAsia"/>
        </w:rPr>
        <w:t>s</w:t>
      </w:r>
      <w:r w:rsidRPr="00D41ABC">
        <w:rPr>
          <w:rFonts w:eastAsiaTheme="majorEastAsia"/>
        </w:rPr>
        <w:t xml:space="preserve"> au crédit obtenu auprès des fournisseurs</w:t>
      </w:r>
    </w:p>
    <w:p w:rsidR="005B1B1F" w:rsidRDefault="005B1B1F" w:rsidP="005B1B1F">
      <w:pPr>
        <w:pStyle w:val="GuidePedagogiqueTitre7Rponses"/>
      </w:pPr>
    </w:p>
    <w:p w:rsidR="005B1B1F" w:rsidRPr="0022383A" w:rsidRDefault="005B1B1F" w:rsidP="005B1B1F">
      <w:pPr>
        <w:pStyle w:val="GuidePedagogiqueTitre7Rponses"/>
        <w:rPr>
          <w:b/>
        </w:rPr>
      </w:pPr>
      <w:r w:rsidRPr="0022383A">
        <w:rPr>
          <w:b/>
        </w:rPr>
        <w:t>Pour la clientè</w:t>
      </w:r>
      <w:r w:rsidR="0022383A" w:rsidRPr="0022383A">
        <w:rPr>
          <w:b/>
        </w:rPr>
        <w:t>le des particuliers en magasin</w:t>
      </w:r>
    </w:p>
    <w:p w:rsidR="005B1B1F" w:rsidRDefault="005B1B1F" w:rsidP="005B1B1F">
      <w:pPr>
        <w:pStyle w:val="GuidePedagogiqueTitre7Rponses"/>
        <w:rPr>
          <w:rFonts w:eastAsiaTheme="majorEastAsia"/>
        </w:rPr>
      </w:pPr>
      <w:r w:rsidRPr="00D41ABC">
        <w:rPr>
          <w:rFonts w:eastAsiaTheme="majorEastAsia"/>
        </w:rPr>
        <w:t>Besoin de financement d’exploitation =</w:t>
      </w:r>
      <w:r>
        <w:rPr>
          <w:rFonts w:eastAsiaTheme="majorEastAsia"/>
        </w:rPr>
        <w:t xml:space="preserve">  3</w:t>
      </w:r>
      <w:r w:rsidR="0029683E">
        <w:rPr>
          <w:rFonts w:eastAsiaTheme="majorEastAsia" w:hint="eastAsia"/>
        </w:rPr>
        <w:t> </w:t>
      </w:r>
      <w:r w:rsidR="0029683E">
        <w:rPr>
          <w:rFonts w:eastAsiaTheme="majorEastAsia"/>
        </w:rPr>
        <w:t>9</w:t>
      </w:r>
      <w:r>
        <w:rPr>
          <w:rFonts w:eastAsiaTheme="majorEastAsia"/>
        </w:rPr>
        <w:t>00+3</w:t>
      </w:r>
      <w:r w:rsidR="0029683E">
        <w:rPr>
          <w:rFonts w:eastAsiaTheme="majorEastAsia" w:hint="eastAsia"/>
        </w:rPr>
        <w:t> </w:t>
      </w:r>
      <w:r w:rsidR="0029683E">
        <w:rPr>
          <w:rFonts w:eastAsiaTheme="majorEastAsia"/>
        </w:rPr>
        <w:t>1</w:t>
      </w:r>
      <w:r>
        <w:rPr>
          <w:rFonts w:eastAsiaTheme="majorEastAsia"/>
        </w:rPr>
        <w:t>20 – 9</w:t>
      </w:r>
      <w:r w:rsidR="0029683E">
        <w:rPr>
          <w:rFonts w:eastAsiaTheme="majorEastAsia" w:hint="eastAsia"/>
        </w:rPr>
        <w:t> </w:t>
      </w:r>
      <w:r w:rsidR="0029683E">
        <w:rPr>
          <w:rFonts w:eastAsiaTheme="majorEastAsia"/>
        </w:rPr>
        <w:t>3</w:t>
      </w:r>
      <w:r w:rsidR="0022383A">
        <w:rPr>
          <w:rFonts w:eastAsiaTheme="majorEastAsia"/>
        </w:rPr>
        <w:t xml:space="preserve">60 = </w:t>
      </w:r>
      <w:r w:rsidR="0022383A">
        <w:rPr>
          <w:rFonts w:ascii="Times New Roman" w:eastAsiaTheme="majorEastAsia" w:hAnsi="Times New Roman"/>
        </w:rPr>
        <w:t>–</w:t>
      </w:r>
      <w:r>
        <w:rPr>
          <w:rFonts w:eastAsiaTheme="majorEastAsia"/>
        </w:rPr>
        <w:t xml:space="preserve"> 2</w:t>
      </w:r>
      <w:r w:rsidR="0029683E">
        <w:rPr>
          <w:rFonts w:eastAsiaTheme="majorEastAsia" w:hint="eastAsia"/>
        </w:rPr>
        <w:t> </w:t>
      </w:r>
      <w:r w:rsidR="0029683E">
        <w:rPr>
          <w:rFonts w:eastAsiaTheme="majorEastAsia"/>
        </w:rPr>
        <w:t>340</w:t>
      </w:r>
      <w:r w:rsidR="0029683E">
        <w:rPr>
          <w:rFonts w:eastAsiaTheme="majorEastAsia" w:hint="eastAsia"/>
        </w:rPr>
        <w:t> </w:t>
      </w:r>
      <w:r>
        <w:rPr>
          <w:rFonts w:eastAsiaTheme="majorEastAsia"/>
        </w:rPr>
        <w:t>€</w:t>
      </w:r>
    </w:p>
    <w:p w:rsidR="005B1B1F" w:rsidRDefault="005B1B1F" w:rsidP="005B1B1F">
      <w:pPr>
        <w:pStyle w:val="GuidePedagogiqueTitre7Rponses"/>
        <w:rPr>
          <w:rFonts w:eastAsiaTheme="majorEastAsia"/>
        </w:rPr>
      </w:pPr>
      <w:r>
        <w:rPr>
          <w:rFonts w:eastAsiaTheme="majorEastAsia"/>
        </w:rPr>
        <w:t>Les conditions de fonctionnement du cycle d’exploitation entraînent un BFR négatif : pour cette clientèle, l’entreprise dispose donc en permanence d’une ressource de financement d’exploitation.</w:t>
      </w:r>
    </w:p>
    <w:p w:rsidR="005B1B1F" w:rsidRPr="0022383A" w:rsidRDefault="005B1B1F" w:rsidP="005B1B1F">
      <w:pPr>
        <w:pStyle w:val="GuidePedagogiqueTitre7Rponses"/>
        <w:rPr>
          <w:b/>
        </w:rPr>
      </w:pPr>
      <w:r w:rsidRPr="0022383A">
        <w:rPr>
          <w:b/>
        </w:rPr>
        <w:t>Pour l</w:t>
      </w:r>
      <w:r w:rsidR="0022383A" w:rsidRPr="0022383A">
        <w:rPr>
          <w:b/>
        </w:rPr>
        <w:t>a clientèle des professionnels</w:t>
      </w:r>
    </w:p>
    <w:p w:rsidR="005B1B1F" w:rsidRDefault="005B1B1F" w:rsidP="005B1B1F">
      <w:pPr>
        <w:pStyle w:val="GuidePedagogiqueTitre7Rponses"/>
        <w:rPr>
          <w:rFonts w:eastAsiaTheme="majorEastAsia"/>
        </w:rPr>
      </w:pPr>
      <w:r w:rsidRPr="00D41ABC">
        <w:rPr>
          <w:rFonts w:eastAsiaTheme="majorEastAsia"/>
        </w:rPr>
        <w:t xml:space="preserve">Besoin de financement d’exploitation </w:t>
      </w:r>
      <w:r w:rsidRPr="0022383A">
        <w:rPr>
          <w:rFonts w:eastAsiaTheme="majorEastAsia"/>
        </w:rPr>
        <w:t>=  2</w:t>
      </w:r>
      <w:r w:rsidR="0029683E" w:rsidRPr="0022383A">
        <w:rPr>
          <w:rFonts w:eastAsiaTheme="majorEastAsia" w:hint="eastAsia"/>
        </w:rPr>
        <w:t> </w:t>
      </w:r>
      <w:r w:rsidRPr="0022383A">
        <w:rPr>
          <w:rFonts w:eastAsiaTheme="majorEastAsia"/>
        </w:rPr>
        <w:t>760</w:t>
      </w:r>
      <w:r w:rsidR="0029683E" w:rsidRPr="0022383A">
        <w:rPr>
          <w:rFonts w:eastAsiaTheme="majorEastAsia"/>
        </w:rPr>
        <w:t xml:space="preserve"> +</w:t>
      </w:r>
      <w:r w:rsidRPr="0022383A">
        <w:rPr>
          <w:rFonts w:eastAsiaTheme="majorEastAsia"/>
        </w:rPr>
        <w:t>10</w:t>
      </w:r>
      <w:r w:rsidR="00125EEC">
        <w:rPr>
          <w:rFonts w:eastAsiaTheme="majorEastAsia" w:hint="eastAsia"/>
        </w:rPr>
        <w:t> </w:t>
      </w:r>
      <w:r w:rsidR="0029683E" w:rsidRPr="0022383A">
        <w:rPr>
          <w:rFonts w:eastAsiaTheme="majorEastAsia"/>
        </w:rPr>
        <w:t>1</w:t>
      </w:r>
      <w:r w:rsidRPr="0022383A">
        <w:rPr>
          <w:rFonts w:eastAsiaTheme="majorEastAsia"/>
        </w:rPr>
        <w:t>20</w:t>
      </w:r>
      <w:r w:rsidR="00125EEC">
        <w:rPr>
          <w:rFonts w:eastAsiaTheme="majorEastAsia"/>
        </w:rPr>
        <w:t xml:space="preserve"> </w:t>
      </w:r>
      <w:r w:rsidR="00125EEC">
        <w:rPr>
          <w:rFonts w:ascii="Times New Roman" w:eastAsiaTheme="majorEastAsia" w:hAnsi="Times New Roman"/>
        </w:rPr>
        <w:t xml:space="preserve">– </w:t>
      </w:r>
      <w:r w:rsidRPr="0022383A">
        <w:rPr>
          <w:rFonts w:eastAsiaTheme="majorEastAsia"/>
        </w:rPr>
        <w:t>5</w:t>
      </w:r>
      <w:r w:rsidR="0029683E" w:rsidRPr="0022383A">
        <w:rPr>
          <w:rFonts w:eastAsiaTheme="majorEastAsia" w:hint="eastAsia"/>
        </w:rPr>
        <w:t> </w:t>
      </w:r>
      <w:r w:rsidR="0029683E" w:rsidRPr="0022383A">
        <w:rPr>
          <w:rFonts w:eastAsiaTheme="majorEastAsia"/>
        </w:rPr>
        <w:t>5</w:t>
      </w:r>
      <w:r w:rsidRPr="0022383A">
        <w:rPr>
          <w:rFonts w:eastAsiaTheme="majorEastAsia"/>
        </w:rPr>
        <w:t>20 = 7</w:t>
      </w:r>
      <w:r w:rsidR="0029683E" w:rsidRPr="0022383A">
        <w:rPr>
          <w:rFonts w:eastAsiaTheme="majorEastAsia" w:hint="eastAsia"/>
        </w:rPr>
        <w:t> </w:t>
      </w:r>
      <w:r w:rsidRPr="0022383A">
        <w:rPr>
          <w:rFonts w:eastAsiaTheme="majorEastAsia"/>
        </w:rPr>
        <w:t>360</w:t>
      </w:r>
      <w:r w:rsidR="00886114">
        <w:rPr>
          <w:rFonts w:eastAsiaTheme="majorEastAsia" w:hint="eastAsia"/>
        </w:rPr>
        <w:t> </w:t>
      </w:r>
      <w:r w:rsidRPr="0022383A">
        <w:rPr>
          <w:rFonts w:eastAsiaTheme="majorEastAsia"/>
        </w:rPr>
        <w:t>€</w:t>
      </w:r>
    </w:p>
    <w:p w:rsidR="005B1B1F" w:rsidRDefault="005B1B1F" w:rsidP="005B1B1F">
      <w:pPr>
        <w:pStyle w:val="GuidePedagogiqueTitre7Rponses"/>
        <w:rPr>
          <w:rFonts w:eastAsiaTheme="majorEastAsia"/>
        </w:rPr>
      </w:pPr>
      <w:r>
        <w:rPr>
          <w:rFonts w:eastAsiaTheme="majorEastAsia"/>
        </w:rPr>
        <w:t>Les conditions de fonctionnement du cycle d’exploitation entraînent un besoin en fonds de roulement : pour cette clientèle, l’entreprise supporte donc en permanence un besoin de financement d’exploitation.</w:t>
      </w:r>
    </w:p>
    <w:p w:rsidR="00125EEC" w:rsidRDefault="00125EEC" w:rsidP="005B1B1F">
      <w:pPr>
        <w:pStyle w:val="GuidePedagogiqueTitre7Rponses"/>
      </w:pPr>
    </w:p>
    <w:p w:rsidR="005B1B1F" w:rsidRDefault="005B1B1F" w:rsidP="005B1B1F">
      <w:pPr>
        <w:pStyle w:val="GuidePedagogiqueTitre7Rponses"/>
      </w:pPr>
      <w:r>
        <w:t>Le besoin de financement pour l’ensemble de l’entreprise sera de – 2</w:t>
      </w:r>
      <w:r w:rsidR="0029683E">
        <w:rPr>
          <w:rFonts w:hint="eastAsia"/>
        </w:rPr>
        <w:t> </w:t>
      </w:r>
      <w:r w:rsidR="0029683E" w:rsidRPr="00125EEC">
        <w:t>3</w:t>
      </w:r>
      <w:r w:rsidRPr="00125EEC">
        <w:t>40 + 7</w:t>
      </w:r>
      <w:r w:rsidR="0029683E" w:rsidRPr="00125EEC">
        <w:rPr>
          <w:rFonts w:hint="eastAsia"/>
        </w:rPr>
        <w:t> </w:t>
      </w:r>
      <w:r w:rsidRPr="00125EEC">
        <w:t>360 = 5</w:t>
      </w:r>
      <w:r w:rsidR="0029683E" w:rsidRPr="00125EEC">
        <w:rPr>
          <w:rFonts w:hint="eastAsia"/>
        </w:rPr>
        <w:t> </w:t>
      </w:r>
      <w:r w:rsidRPr="00125EEC">
        <w:t>020</w:t>
      </w:r>
      <w:r w:rsidR="00886114">
        <w:rPr>
          <w:rFonts w:hint="eastAsia"/>
        </w:rPr>
        <w:t> </w:t>
      </w:r>
      <w:r w:rsidRPr="00125EEC">
        <w:t>€</w:t>
      </w:r>
    </w:p>
    <w:p w:rsidR="005B1B1F" w:rsidRDefault="005B1B1F" w:rsidP="005B1B1F">
      <w:pPr>
        <w:pStyle w:val="GuidePedagogiqueTitre7Rponses"/>
      </w:pPr>
      <w:r>
        <w:t>Cela signifie que la SARL Juan Boca devra trouver des ressources pour financer ce BFR.</w:t>
      </w:r>
    </w:p>
    <w:p w:rsidR="005B1B1F" w:rsidRPr="00CD1530" w:rsidRDefault="00125EEC" w:rsidP="00125EEC">
      <w:pPr>
        <w:pStyle w:val="GuidePedagogiqueTitre6Consignes"/>
      </w:pPr>
      <w:r>
        <w:t xml:space="preserve">7. </w:t>
      </w:r>
      <w:r w:rsidR="005B1B1F" w:rsidRPr="00CD1530">
        <w:t>Proposez à Juan Boca les moyens pour faire baisser ce b</w:t>
      </w:r>
      <w:r>
        <w:t>esoin de financement.</w:t>
      </w:r>
    </w:p>
    <w:p w:rsidR="00125EEC" w:rsidRDefault="00125EEC" w:rsidP="005B1B1F">
      <w:pPr>
        <w:pStyle w:val="GuidePedagogiqueTitre7Rponses"/>
        <w:rPr>
          <w:rFonts w:eastAsiaTheme="majorEastAsia"/>
        </w:rPr>
      </w:pPr>
      <w:r>
        <w:rPr>
          <w:rFonts w:ascii="Times New Roman" w:eastAsiaTheme="majorEastAsia" w:hAnsi="Times New Roman"/>
        </w:rPr>
        <w:t xml:space="preserve">• </w:t>
      </w:r>
      <w:r w:rsidR="005B1B1F" w:rsidRPr="00125EEC">
        <w:rPr>
          <w:rFonts w:eastAsiaTheme="majorEastAsia"/>
        </w:rPr>
        <w:t>Faire baisser les stocks</w:t>
      </w:r>
    </w:p>
    <w:p w:rsidR="005B1B1F" w:rsidRPr="0016026C" w:rsidRDefault="005B1B1F" w:rsidP="005B1B1F">
      <w:pPr>
        <w:pStyle w:val="GuidePedagogiqueTitre7Rponses"/>
        <w:rPr>
          <w:rFonts w:eastAsiaTheme="majorEastAsia"/>
        </w:rPr>
      </w:pPr>
      <w:r w:rsidRPr="0016026C">
        <w:t xml:space="preserve">Juan Boca </w:t>
      </w:r>
      <w:r>
        <w:rPr>
          <w:rFonts w:eastAsiaTheme="majorEastAsia"/>
        </w:rPr>
        <w:t xml:space="preserve">pourrait pour cela revoir </w:t>
      </w:r>
      <w:r w:rsidRPr="0016026C">
        <w:rPr>
          <w:rFonts w:eastAsiaTheme="majorEastAsia"/>
        </w:rPr>
        <w:t xml:space="preserve">la </w:t>
      </w:r>
      <w:r>
        <w:rPr>
          <w:rFonts w:eastAsiaTheme="majorEastAsia"/>
        </w:rPr>
        <w:t>quantité de produits en stock et</w:t>
      </w:r>
      <w:r w:rsidRPr="0016026C">
        <w:rPr>
          <w:rFonts w:eastAsiaTheme="majorEastAsia"/>
        </w:rPr>
        <w:t xml:space="preserve"> faire baisser la durée moyenne de stockage </w:t>
      </w:r>
      <w:r>
        <w:rPr>
          <w:rFonts w:eastAsiaTheme="majorEastAsia"/>
        </w:rPr>
        <w:t xml:space="preserve">en augmentant </w:t>
      </w:r>
      <w:r w:rsidRPr="0016026C">
        <w:rPr>
          <w:rFonts w:eastAsiaTheme="majorEastAsia"/>
        </w:rPr>
        <w:t>la rotation des stocks.</w:t>
      </w:r>
    </w:p>
    <w:p w:rsidR="00125EEC" w:rsidRDefault="00125EEC" w:rsidP="005B1B1F">
      <w:pPr>
        <w:pStyle w:val="GuidePedagogiqueTitre7Rponses"/>
        <w:rPr>
          <w:rFonts w:eastAsiaTheme="majorEastAsia"/>
        </w:rPr>
      </w:pPr>
      <w:r>
        <w:rPr>
          <w:rFonts w:ascii="Times New Roman" w:eastAsiaTheme="majorEastAsia" w:hAnsi="Times New Roman"/>
        </w:rPr>
        <w:t>•</w:t>
      </w:r>
      <w:r w:rsidRPr="00125EEC">
        <w:rPr>
          <w:rFonts w:ascii="Times New Roman" w:eastAsiaTheme="majorEastAsia" w:hAnsi="Times New Roman"/>
        </w:rPr>
        <w:t xml:space="preserve"> </w:t>
      </w:r>
      <w:r w:rsidR="005B1B1F" w:rsidRPr="00125EEC">
        <w:rPr>
          <w:rFonts w:eastAsiaTheme="majorEastAsia"/>
        </w:rPr>
        <w:t>Faire baisser les créances clients</w:t>
      </w:r>
    </w:p>
    <w:p w:rsidR="00125EEC" w:rsidRDefault="00125EEC" w:rsidP="005B1B1F">
      <w:pPr>
        <w:pStyle w:val="GuidePedagogiqueTitre7Rponses"/>
        <w:rPr>
          <w:rFonts w:eastAsiaTheme="majorEastAsia"/>
        </w:rPr>
      </w:pPr>
      <w:r>
        <w:rPr>
          <w:rFonts w:ascii="Times New Roman" w:eastAsiaTheme="majorEastAsia" w:hAnsi="Times New Roman"/>
        </w:rPr>
        <w:t xml:space="preserve">– </w:t>
      </w:r>
      <w:r>
        <w:rPr>
          <w:rFonts w:eastAsiaTheme="majorEastAsia"/>
        </w:rPr>
        <w:t>L</w:t>
      </w:r>
      <w:r w:rsidR="005B1B1F">
        <w:rPr>
          <w:rFonts w:eastAsiaTheme="majorEastAsia"/>
        </w:rPr>
        <w:t>a durée des crédits clients pour la clientèle des particuliers est très courte</w:t>
      </w:r>
      <w:r w:rsidR="0029683E">
        <w:rPr>
          <w:rFonts w:eastAsiaTheme="majorEastAsia"/>
        </w:rPr>
        <w:t xml:space="preserve"> </w:t>
      </w:r>
      <w:r w:rsidR="005B1B1F">
        <w:rPr>
          <w:rFonts w:eastAsiaTheme="majorEastAsia"/>
        </w:rPr>
        <w:t>(6</w:t>
      </w:r>
      <w:r>
        <w:rPr>
          <w:rFonts w:eastAsiaTheme="majorEastAsia" w:hint="eastAsia"/>
        </w:rPr>
        <w:t> </w:t>
      </w:r>
      <w:r w:rsidR="005B1B1F">
        <w:rPr>
          <w:rFonts w:eastAsiaTheme="majorEastAsia"/>
        </w:rPr>
        <w:t>jours)</w:t>
      </w:r>
      <w:r>
        <w:rPr>
          <w:rFonts w:eastAsiaTheme="majorEastAsia"/>
        </w:rPr>
        <w:t>.</w:t>
      </w:r>
      <w:r w:rsidR="005B1B1F">
        <w:rPr>
          <w:rFonts w:eastAsiaTheme="majorEastAsia"/>
        </w:rPr>
        <w:t xml:space="preserve"> </w:t>
      </w:r>
      <w:r>
        <w:rPr>
          <w:rFonts w:eastAsiaTheme="majorEastAsia"/>
        </w:rPr>
        <w:t>O</w:t>
      </w:r>
      <w:r w:rsidR="005B1B1F">
        <w:rPr>
          <w:rFonts w:eastAsiaTheme="majorEastAsia"/>
        </w:rPr>
        <w:t>n ne pourra pas obtenir une réduction significative</w:t>
      </w:r>
      <w:r w:rsidR="005B1B1F" w:rsidRPr="0016026C">
        <w:rPr>
          <w:rFonts w:eastAsiaTheme="majorEastAsia"/>
        </w:rPr>
        <w:t xml:space="preserve"> </w:t>
      </w:r>
      <w:r w:rsidR="005B1B1F">
        <w:rPr>
          <w:rFonts w:eastAsiaTheme="majorEastAsia"/>
        </w:rPr>
        <w:t xml:space="preserve">de </w:t>
      </w:r>
      <w:r w:rsidR="005B1B1F" w:rsidRPr="0016026C">
        <w:rPr>
          <w:rFonts w:eastAsiaTheme="majorEastAsia"/>
        </w:rPr>
        <w:t>la durée de crédit accordé aux clients</w:t>
      </w:r>
      <w:r w:rsidR="005B1B1F">
        <w:rPr>
          <w:rFonts w:eastAsiaTheme="majorEastAsia"/>
        </w:rPr>
        <w:t>.</w:t>
      </w:r>
    </w:p>
    <w:p w:rsidR="005B1B1F" w:rsidRDefault="00125EEC" w:rsidP="005B1B1F">
      <w:pPr>
        <w:pStyle w:val="GuidePedagogiqueTitre7Rponses"/>
        <w:rPr>
          <w:rFonts w:eastAsiaTheme="majorEastAsia"/>
        </w:rPr>
      </w:pPr>
      <w:r>
        <w:rPr>
          <w:rFonts w:ascii="Times New Roman" w:eastAsiaTheme="majorEastAsia" w:hAnsi="Times New Roman"/>
        </w:rPr>
        <w:t xml:space="preserve">– </w:t>
      </w:r>
      <w:r w:rsidR="005B1B1F">
        <w:rPr>
          <w:rFonts w:eastAsiaTheme="majorEastAsia"/>
        </w:rPr>
        <w:t>Pour la clientèle des professionnels, réduire le crédit client</w:t>
      </w:r>
      <w:r w:rsidR="005B1B1F" w:rsidRPr="0016026C">
        <w:rPr>
          <w:rFonts w:eastAsiaTheme="majorEastAsia"/>
        </w:rPr>
        <w:t xml:space="preserve"> présente le risque de per</w:t>
      </w:r>
      <w:r w:rsidR="005B1B1F">
        <w:rPr>
          <w:rFonts w:eastAsiaTheme="majorEastAsia"/>
        </w:rPr>
        <w:t xml:space="preserve">dre des </w:t>
      </w:r>
      <w:r w:rsidR="005B1B1F" w:rsidRPr="0016026C">
        <w:rPr>
          <w:rFonts w:eastAsiaTheme="majorEastAsia"/>
        </w:rPr>
        <w:t xml:space="preserve">clients qui </w:t>
      </w:r>
      <w:r w:rsidR="005B1B1F">
        <w:rPr>
          <w:rFonts w:eastAsiaTheme="majorEastAsia"/>
        </w:rPr>
        <w:t>pourraient</w:t>
      </w:r>
      <w:r w:rsidR="005B1B1F" w:rsidRPr="0016026C">
        <w:rPr>
          <w:rFonts w:eastAsiaTheme="majorEastAsia"/>
        </w:rPr>
        <w:t xml:space="preserve"> trouver des conditions plus avantageuses chez les concurrents</w:t>
      </w:r>
      <w:r>
        <w:rPr>
          <w:rFonts w:eastAsiaTheme="majorEastAsia"/>
        </w:rPr>
        <w:t>.</w:t>
      </w:r>
    </w:p>
    <w:p w:rsidR="005B1B1F" w:rsidRDefault="00125EEC" w:rsidP="005B1B1F">
      <w:pPr>
        <w:pStyle w:val="GuidePedagogiqueTitre7Rponses"/>
        <w:rPr>
          <w:rFonts w:eastAsiaTheme="majorEastAsia"/>
        </w:rPr>
      </w:pPr>
      <w:r>
        <w:rPr>
          <w:rFonts w:ascii="Times New Roman" w:eastAsiaTheme="majorEastAsia" w:hAnsi="Times New Roman"/>
        </w:rPr>
        <w:t xml:space="preserve">– </w:t>
      </w:r>
      <w:r w:rsidR="005B1B1F">
        <w:rPr>
          <w:rFonts w:eastAsiaTheme="majorEastAsia"/>
        </w:rPr>
        <w:t>Juan Boca doit surveiller les</w:t>
      </w:r>
      <w:r w:rsidR="005B1B1F" w:rsidRPr="0016026C">
        <w:rPr>
          <w:rFonts w:eastAsiaTheme="majorEastAsia"/>
        </w:rPr>
        <w:t xml:space="preserve"> recouvrements</w:t>
      </w:r>
      <w:r w:rsidR="005B1B1F">
        <w:rPr>
          <w:rFonts w:eastAsiaTheme="majorEastAsia"/>
        </w:rPr>
        <w:t xml:space="preserve"> auprès des clients professionnels</w:t>
      </w:r>
      <w:r w:rsidR="005B1B1F" w:rsidRPr="0016026C">
        <w:rPr>
          <w:rFonts w:eastAsiaTheme="majorEastAsia"/>
        </w:rPr>
        <w:t>, en faisant de la relance des clients qui ne payent pas à l’échéance prévue</w:t>
      </w:r>
      <w:r w:rsidR="005B1B1F">
        <w:rPr>
          <w:rFonts w:eastAsiaTheme="majorEastAsia"/>
        </w:rPr>
        <w:t>.</w:t>
      </w:r>
    </w:p>
    <w:p w:rsidR="005B1B1F" w:rsidRPr="0016026C" w:rsidRDefault="00125EEC" w:rsidP="005B1B1F">
      <w:pPr>
        <w:pStyle w:val="GuidePedagogiqueTitre7Rponses"/>
        <w:rPr>
          <w:rFonts w:eastAsiaTheme="majorEastAsia"/>
        </w:rPr>
      </w:pPr>
      <w:r>
        <w:rPr>
          <w:rFonts w:ascii="Times New Roman" w:eastAsiaTheme="majorEastAsia" w:hAnsi="Times New Roman"/>
        </w:rPr>
        <w:t>–</w:t>
      </w:r>
      <w:r w:rsidR="005B1B1F">
        <w:rPr>
          <w:rFonts w:eastAsiaTheme="majorEastAsia"/>
        </w:rPr>
        <w:t>Il peut aussi</w:t>
      </w:r>
      <w:r w:rsidR="005B1B1F" w:rsidRPr="0016026C">
        <w:rPr>
          <w:rFonts w:eastAsiaTheme="majorEastAsia"/>
        </w:rPr>
        <w:t xml:space="preserve"> favoris</w:t>
      </w:r>
      <w:r w:rsidR="005B1B1F">
        <w:rPr>
          <w:rFonts w:eastAsiaTheme="majorEastAsia"/>
        </w:rPr>
        <w:t>er</w:t>
      </w:r>
      <w:r w:rsidR="005B1B1F" w:rsidRPr="0016026C">
        <w:rPr>
          <w:rFonts w:eastAsiaTheme="majorEastAsia"/>
        </w:rPr>
        <w:t xml:space="preserve"> le paiement comptant en accordant des escomptes pour règlement comptant</w:t>
      </w:r>
      <w:r w:rsidR="005B1B1F">
        <w:rPr>
          <w:rFonts w:eastAsiaTheme="majorEastAsia"/>
        </w:rPr>
        <w:t xml:space="preserve"> à ses clients professionnels</w:t>
      </w:r>
      <w:r w:rsidR="005B1B1F" w:rsidRPr="0016026C">
        <w:rPr>
          <w:rFonts w:eastAsiaTheme="majorEastAsia"/>
        </w:rPr>
        <w:t>.</w:t>
      </w:r>
    </w:p>
    <w:p w:rsidR="00125EEC" w:rsidRPr="00125EEC" w:rsidRDefault="00125EEC" w:rsidP="005B1B1F">
      <w:pPr>
        <w:pStyle w:val="GuidePedagogiqueTitre7Rponses"/>
        <w:rPr>
          <w:rFonts w:eastAsiaTheme="majorEastAsia"/>
        </w:rPr>
      </w:pPr>
      <w:r w:rsidRPr="00125EEC">
        <w:rPr>
          <w:rFonts w:ascii="Times New Roman" w:eastAsiaTheme="majorEastAsia" w:hAnsi="Times New Roman"/>
        </w:rPr>
        <w:t>•</w:t>
      </w:r>
      <w:r w:rsidRPr="00125EEC">
        <w:rPr>
          <w:rFonts w:eastAsiaTheme="majorEastAsia"/>
        </w:rPr>
        <w:t xml:space="preserve"> </w:t>
      </w:r>
      <w:r w:rsidR="005B1B1F" w:rsidRPr="00125EEC">
        <w:rPr>
          <w:rFonts w:eastAsiaTheme="majorEastAsia"/>
        </w:rPr>
        <w:t>Augmenter les dettes fournisseurs</w:t>
      </w:r>
    </w:p>
    <w:p w:rsidR="005B1B1F" w:rsidRDefault="00125EEC" w:rsidP="005B1B1F">
      <w:pPr>
        <w:pStyle w:val="GuidePedagogiqueTitre7Rponses"/>
        <w:rPr>
          <w:rFonts w:eastAsiaTheme="majorEastAsia"/>
        </w:rPr>
      </w:pPr>
      <w:r>
        <w:rPr>
          <w:rFonts w:eastAsiaTheme="majorEastAsia"/>
        </w:rPr>
        <w:t>Il peut n</w:t>
      </w:r>
      <w:r w:rsidR="005B1B1F">
        <w:rPr>
          <w:rFonts w:eastAsiaTheme="majorEastAsia"/>
        </w:rPr>
        <w:t xml:space="preserve">égocier </w:t>
      </w:r>
      <w:r w:rsidR="005B1B1F" w:rsidRPr="0016026C">
        <w:rPr>
          <w:rFonts w:eastAsiaTheme="majorEastAsia"/>
        </w:rPr>
        <w:t>des délais de paiement plus longs</w:t>
      </w:r>
      <w:r w:rsidR="005B1B1F">
        <w:rPr>
          <w:rFonts w:eastAsiaTheme="majorEastAsia"/>
        </w:rPr>
        <w:t xml:space="preserve"> avec les fournisseurs</w:t>
      </w:r>
      <w:r>
        <w:rPr>
          <w:rFonts w:eastAsiaTheme="majorEastAsia"/>
        </w:rPr>
        <w:t>.</w:t>
      </w:r>
    </w:p>
    <w:p w:rsidR="005B1B1F" w:rsidRDefault="005B1B1F" w:rsidP="00257FB5">
      <w:pPr>
        <w:pStyle w:val="GuidePedagogiqueTitre4Missions"/>
      </w:pPr>
      <w:r>
        <w:rPr>
          <w:rFonts w:eastAsiaTheme="majorEastAsia"/>
        </w:rPr>
        <w:t>Entraînement</w:t>
      </w:r>
    </w:p>
    <w:p w:rsidR="005B1B1F" w:rsidRDefault="005B1B1F" w:rsidP="00257FB5">
      <w:pPr>
        <w:pStyle w:val="GuidePedagogiqueTitre5Missionsnumros"/>
        <w:rPr>
          <w:rFonts w:eastAsiaTheme="majorEastAsia"/>
        </w:rPr>
      </w:pPr>
      <w:r>
        <w:rPr>
          <w:rFonts w:eastAsiaTheme="majorEastAsia"/>
        </w:rPr>
        <w:t>Exercice 1</w:t>
      </w:r>
    </w:p>
    <w:p w:rsidR="005B1B1F" w:rsidRDefault="00257FB5" w:rsidP="00257FB5">
      <w:pPr>
        <w:pStyle w:val="GuidePedagogiqueTitre6Consignes"/>
      </w:pPr>
      <w:r>
        <w:t xml:space="preserve">1. </w:t>
      </w:r>
      <w:r w:rsidR="005B1B1F">
        <w:t>Calculez les intérêts à payer pour chacun de ces crédits de trésorerie.</w:t>
      </w:r>
    </w:p>
    <w:p w:rsidR="005B1B1F" w:rsidRDefault="00257FB5" w:rsidP="005B1B1F">
      <w:pPr>
        <w:pStyle w:val="GuidePedagogiqueTitre7Rponses"/>
        <w:rPr>
          <w:b/>
        </w:rPr>
      </w:pPr>
      <w:r w:rsidRPr="00257FB5">
        <w:rPr>
          <w:b/>
        </w:rPr>
        <w:t>M</w:t>
      </w:r>
      <w:r w:rsidR="005B1B1F" w:rsidRPr="00257FB5">
        <w:rPr>
          <w:b/>
        </w:rPr>
        <w:t>ontant des intérêts</w:t>
      </w:r>
      <w:r w:rsidRPr="00257FB5">
        <w:rPr>
          <w:b/>
        </w:rPr>
        <w:t xml:space="preserve"> du p</w:t>
      </w:r>
      <w:r w:rsidR="005B1B1F" w:rsidRPr="00257FB5">
        <w:rPr>
          <w:b/>
        </w:rPr>
        <w:t>remier prêt</w:t>
      </w:r>
    </w:p>
    <w:p w:rsidR="00A130C9" w:rsidRDefault="00A130C9" w:rsidP="005B1B1F">
      <w:pPr>
        <w:pStyle w:val="GuidePedagogiqueTitre7Rponses"/>
        <w:rPr>
          <w:b/>
        </w:rPr>
      </w:pPr>
    </w:p>
    <w:p w:rsidR="00257FB5" w:rsidRPr="00257FB5" w:rsidRDefault="00257FB5" w:rsidP="005B1B1F">
      <w:pPr>
        <w:pStyle w:val="GuidePedagogiqueTitre7Rponses"/>
        <w:rPr>
          <w:b/>
        </w:rPr>
      </w:pPr>
      <m:oMathPara>
        <m:oMathParaPr>
          <m:jc m:val="left"/>
        </m:oMathParaPr>
        <m:oMath>
          <m:r>
            <m:rPr>
              <m:sty m:val="p"/>
            </m:rPr>
            <w:rPr>
              <w:rFonts w:ascii="Cambria Math" w:hAnsi="Cambria Math"/>
            </w:rPr>
            <m:t>I</m:t>
          </m:r>
          <m:r>
            <w:rPr>
              <w:rFonts w:ascii="Cambria Math" w:hAnsi="Cambria Math"/>
            </w:rPr>
            <m:t>=</m:t>
          </m:r>
          <m:r>
            <m:rPr>
              <m:sty m:val="p"/>
            </m:rPr>
            <w:rPr>
              <w:rFonts w:ascii="Cambria Math" w:hAnsi="Cambria Math"/>
            </w:rPr>
            <m:t xml:space="preserve"> </m:t>
          </m:r>
          <m:f>
            <m:fPr>
              <m:ctrlPr>
                <w:ins w:id="0" w:author="Bernard COÏC" w:date="2021-08-23T16:32:00Z">
                  <w:rPr>
                    <w:rFonts w:ascii="Cambria Math" w:hAnsi="Cambria Math"/>
                  </w:rPr>
                </w:ins>
              </m:ctrlPr>
            </m:fPr>
            <m:num>
              <m:r>
                <m:rPr>
                  <m:sty m:val="p"/>
                </m:rPr>
                <w:rPr>
                  <w:rFonts w:ascii="Cambria Math" w:hAnsi="Cambria Math"/>
                </w:rPr>
                <m:t>C i n</m:t>
              </m:r>
            </m:num>
            <m:den>
              <m:r>
                <m:rPr>
                  <m:sty m:val="p"/>
                </m:rPr>
                <w:rPr>
                  <w:rFonts w:ascii="Cambria Math" w:hAnsi="Cambria Math"/>
                </w:rPr>
                <m:t>360</m:t>
              </m:r>
            </m:den>
          </m:f>
          <m:r>
            <w:rPr>
              <w:rFonts w:ascii="Cambria Math" w:hAnsi="Cambria Math"/>
            </w:rPr>
            <m:t>=</m:t>
          </m:r>
          <m:f>
            <m:fPr>
              <m:ctrlPr>
                <w:ins w:id="1" w:author="Bernard COÏC" w:date="2021-08-23T16:32:00Z">
                  <w:rPr>
                    <w:rFonts w:ascii="Cambria Math" w:hAnsi="Cambria Math"/>
                  </w:rPr>
                </w:ins>
              </m:ctrlPr>
            </m:fPr>
            <m:num>
              <m:r>
                <m:rPr>
                  <m:sty m:val="p"/>
                </m:rPr>
                <w:rPr>
                  <w:rFonts w:ascii="Cambria Math" w:hAnsi="Cambria Math"/>
                </w:rPr>
                <m:t>5 480 x 0,09 x 53</m:t>
              </m:r>
            </m:num>
            <m:den>
              <m:r>
                <w:rPr>
                  <w:rFonts w:ascii="Cambria Math" w:hAnsi="Cambria Math"/>
                </w:rPr>
                <m:t>360</m:t>
              </m:r>
            </m:den>
          </m:f>
          <m:r>
            <w:rPr>
              <w:rFonts w:ascii="Cambria Math" w:hAnsi="Cambria Math"/>
            </w:rPr>
            <m:t>=72,61 €</m:t>
          </m:r>
        </m:oMath>
      </m:oMathPara>
    </w:p>
    <w:p w:rsidR="005B1B1F" w:rsidRDefault="00257FB5" w:rsidP="005B1B1F">
      <w:pPr>
        <w:pStyle w:val="GuidePedagogiqueTitre7Rponses"/>
        <w:rPr>
          <w:b/>
        </w:rPr>
      </w:pPr>
      <w:r w:rsidRPr="00257FB5">
        <w:rPr>
          <w:b/>
        </w:rPr>
        <w:lastRenderedPageBreak/>
        <w:t>Montant des intérêts du d</w:t>
      </w:r>
      <w:r w:rsidR="005B1B1F" w:rsidRPr="00257FB5">
        <w:rPr>
          <w:b/>
        </w:rPr>
        <w:t>euxième prêt</w:t>
      </w:r>
    </w:p>
    <w:p w:rsidR="00A130C9" w:rsidRDefault="00A130C9" w:rsidP="005B1B1F">
      <w:pPr>
        <w:pStyle w:val="GuidePedagogiqueTitre7Rponses"/>
        <w:rPr>
          <w:b/>
        </w:rPr>
      </w:pPr>
    </w:p>
    <w:p w:rsidR="00A130C9" w:rsidRDefault="00A130C9" w:rsidP="005B1B1F">
      <w:pPr>
        <w:pStyle w:val="GuidePedagogiqueTitre7Rponses"/>
        <w:rPr>
          <w:b/>
        </w:rPr>
      </w:pPr>
      <m:oMathPara>
        <m:oMathParaPr>
          <m:jc m:val="left"/>
        </m:oMathParaPr>
        <m:oMath>
          <m:r>
            <m:rPr>
              <m:sty m:val="p"/>
            </m:rPr>
            <w:rPr>
              <w:rFonts w:ascii="Cambria Math" w:hAnsi="Cambria Math"/>
            </w:rPr>
            <m:t>I</m:t>
          </m:r>
          <m:r>
            <w:rPr>
              <w:rFonts w:ascii="Cambria Math" w:hAnsi="Cambria Math"/>
            </w:rPr>
            <m:t>=</m:t>
          </m:r>
          <m:r>
            <m:rPr>
              <m:sty m:val="p"/>
            </m:rPr>
            <w:rPr>
              <w:rFonts w:ascii="Cambria Math" w:hAnsi="Cambria Math"/>
            </w:rPr>
            <m:t xml:space="preserve"> </m:t>
          </m:r>
          <m:f>
            <m:fPr>
              <m:ctrlPr>
                <w:ins w:id="2" w:author="Bernard COÏC" w:date="2021-08-23T16:32:00Z">
                  <w:rPr>
                    <w:rFonts w:ascii="Cambria Math" w:hAnsi="Cambria Math"/>
                  </w:rPr>
                </w:ins>
              </m:ctrlPr>
            </m:fPr>
            <m:num>
              <m:r>
                <m:rPr>
                  <m:sty m:val="p"/>
                </m:rPr>
                <w:rPr>
                  <w:rFonts w:ascii="Cambria Math" w:hAnsi="Cambria Math"/>
                </w:rPr>
                <m:t>C i n</m:t>
              </m:r>
            </m:num>
            <m:den>
              <m:r>
                <m:rPr>
                  <m:sty m:val="p"/>
                </m:rPr>
                <w:rPr>
                  <w:rFonts w:ascii="Cambria Math" w:hAnsi="Cambria Math"/>
                </w:rPr>
                <m:t>360</m:t>
              </m:r>
            </m:den>
          </m:f>
          <m:r>
            <w:rPr>
              <w:rFonts w:ascii="Cambria Math" w:hAnsi="Cambria Math"/>
            </w:rPr>
            <m:t>=</m:t>
          </m:r>
          <m:f>
            <m:fPr>
              <m:ctrlPr>
                <w:ins w:id="3" w:author="Bernard COÏC" w:date="2021-08-23T16:32:00Z">
                  <w:rPr>
                    <w:rFonts w:ascii="Cambria Math" w:hAnsi="Cambria Math"/>
                  </w:rPr>
                </w:ins>
              </m:ctrlPr>
            </m:fPr>
            <m:num>
              <m:r>
                <m:rPr>
                  <m:sty m:val="p"/>
                </m:rPr>
                <w:rPr>
                  <w:rFonts w:ascii="Cambria Math" w:hAnsi="Cambria Math"/>
                </w:rPr>
                <m:t>15 807 x 0,09 x 78</m:t>
              </m:r>
            </m:num>
            <m:den>
              <m:r>
                <w:rPr>
                  <w:rFonts w:ascii="Cambria Math" w:hAnsi="Cambria Math"/>
                </w:rPr>
                <m:t>360</m:t>
              </m:r>
            </m:den>
          </m:f>
          <m:r>
            <w:rPr>
              <w:rFonts w:ascii="Cambria Math" w:hAnsi="Cambria Math"/>
            </w:rPr>
            <m:t>=308,24 €</m:t>
          </m:r>
        </m:oMath>
      </m:oMathPara>
    </w:p>
    <w:p w:rsidR="005B1B1F" w:rsidRDefault="00A130C9" w:rsidP="00A130C9">
      <w:pPr>
        <w:pStyle w:val="GuidePedagogiqueTitre6Consignes"/>
      </w:pPr>
      <w:r>
        <w:t xml:space="preserve">2. </w:t>
      </w:r>
      <w:r w:rsidR="005B1B1F">
        <w:t>Calculez les montants remboursés à la banque pour chacun de ces crédits de trésorerie.</w:t>
      </w:r>
    </w:p>
    <w:p w:rsidR="005B1B1F" w:rsidRDefault="005B1B1F" w:rsidP="005B1B1F">
      <w:pPr>
        <w:pStyle w:val="GuidePedagogiqueTitre7Rponses"/>
      </w:pPr>
      <w:r>
        <w:t xml:space="preserve">Montant remboursé = Somme empruntée + </w:t>
      </w:r>
      <w:r w:rsidR="00A130C9">
        <w:t>Int</w:t>
      </w:r>
      <w:r w:rsidR="00A130C9">
        <w:rPr>
          <w:rFonts w:hint="eastAsia"/>
        </w:rPr>
        <w:t>é</w:t>
      </w:r>
      <w:r w:rsidR="00A130C9">
        <w:t>r</w:t>
      </w:r>
      <w:r w:rsidR="00A130C9">
        <w:rPr>
          <w:rFonts w:hint="eastAsia"/>
        </w:rPr>
        <w:t>ê</w:t>
      </w:r>
      <w:r w:rsidR="00A130C9">
        <w:t>ts</w:t>
      </w:r>
    </w:p>
    <w:p w:rsidR="00A130C9" w:rsidRDefault="00A130C9" w:rsidP="005B1B1F">
      <w:pPr>
        <w:pStyle w:val="GuidePedagogiqueTitre7Rponses"/>
      </w:pPr>
    </w:p>
    <w:p w:rsidR="00A130C9" w:rsidRPr="00A130C9" w:rsidRDefault="005B1B1F" w:rsidP="005B1B1F">
      <w:pPr>
        <w:pStyle w:val="GuidePedagogiqueTitre7Rponses"/>
        <w:rPr>
          <w:b/>
        </w:rPr>
      </w:pPr>
      <w:r w:rsidRPr="00A130C9">
        <w:rPr>
          <w:b/>
        </w:rPr>
        <w:t xml:space="preserve">Montant remboursé </w:t>
      </w:r>
      <w:r w:rsidR="00A130C9" w:rsidRPr="00A130C9">
        <w:rPr>
          <w:b/>
        </w:rPr>
        <w:t>du premier prêt</w:t>
      </w:r>
    </w:p>
    <w:p w:rsidR="005B1B1F" w:rsidRDefault="00A130C9" w:rsidP="005B1B1F">
      <w:pPr>
        <w:pStyle w:val="GuidePedagogiqueTitre7Rponses"/>
      </w:pPr>
      <w:r>
        <w:t>5 480 + 72,61 = 5 552,61 €</w:t>
      </w:r>
    </w:p>
    <w:p w:rsidR="00A130C9" w:rsidRPr="00B31BAC" w:rsidRDefault="00A130C9" w:rsidP="005B1B1F">
      <w:pPr>
        <w:pStyle w:val="GuidePedagogiqueTitre7Rponses"/>
      </w:pPr>
    </w:p>
    <w:p w:rsidR="00A130C9" w:rsidRPr="00A130C9" w:rsidRDefault="00A130C9" w:rsidP="00A130C9">
      <w:pPr>
        <w:pStyle w:val="GuidePedagogiqueTitre7Rponses"/>
        <w:rPr>
          <w:b/>
        </w:rPr>
      </w:pPr>
      <w:r w:rsidRPr="00A130C9">
        <w:rPr>
          <w:b/>
        </w:rPr>
        <w:t xml:space="preserve">Montant remboursé du </w:t>
      </w:r>
      <w:r>
        <w:rPr>
          <w:b/>
        </w:rPr>
        <w:t>deuxième</w:t>
      </w:r>
      <w:r w:rsidRPr="00A130C9">
        <w:rPr>
          <w:b/>
        </w:rPr>
        <w:t xml:space="preserve"> prêt</w:t>
      </w:r>
    </w:p>
    <w:p w:rsidR="005B1B1F" w:rsidRPr="00B31BAC" w:rsidRDefault="005B1B1F" w:rsidP="005B1B1F">
      <w:pPr>
        <w:pStyle w:val="GuidePedagogiqueTitre7Rponses"/>
      </w:pPr>
      <w:r>
        <w:t xml:space="preserve">Montant remboursé = </w:t>
      </w:r>
      <w:r w:rsidR="00A130C9">
        <w:t xml:space="preserve"> 15 807 + </w:t>
      </w:r>
      <w:r w:rsidRPr="00B31BAC">
        <w:t>308,24 =</w:t>
      </w:r>
      <w:r w:rsidR="00A130C9">
        <w:t xml:space="preserve"> 16 115,24 €</w:t>
      </w:r>
    </w:p>
    <w:p w:rsidR="005B1B1F" w:rsidRDefault="005B1B1F" w:rsidP="00A130C9">
      <w:pPr>
        <w:pStyle w:val="GuidePedagogiqueTitre5Missionsnumros"/>
        <w:rPr>
          <w:rFonts w:eastAsiaTheme="majorEastAsia"/>
        </w:rPr>
      </w:pPr>
      <w:r>
        <w:rPr>
          <w:rFonts w:eastAsiaTheme="majorEastAsia"/>
        </w:rPr>
        <w:t>Exercice 2</w:t>
      </w:r>
    </w:p>
    <w:p w:rsidR="005B1B1F" w:rsidRDefault="00A130C9" w:rsidP="00A130C9">
      <w:pPr>
        <w:pStyle w:val="GuidePedagogiqueTitre6Consignes"/>
      </w:pPr>
      <w:r>
        <w:t xml:space="preserve">&gt; </w:t>
      </w:r>
      <w:r w:rsidR="005B1B1F">
        <w:t>Calculez le taux annuel d’intérêt</w:t>
      </w:r>
      <w:r>
        <w:t xml:space="preserve"> appliqué par la banque</w:t>
      </w:r>
      <w:r w:rsidR="005B1B1F">
        <w:t>.</w:t>
      </w:r>
    </w:p>
    <w:p w:rsidR="00A130C9" w:rsidRDefault="00A130C9" w:rsidP="005B1B1F">
      <w:pPr>
        <w:pStyle w:val="GuidePedagogiqueTitre7Rponses"/>
      </w:pPr>
    </w:p>
    <w:p w:rsidR="00A130C9" w:rsidRDefault="00A130C9" w:rsidP="00A130C9">
      <w:pPr>
        <w:pStyle w:val="GuidePedagogiqueTitre7Rponses"/>
        <w:rPr>
          <w:b/>
        </w:rPr>
      </w:pPr>
      <m:oMathPara>
        <m:oMathParaPr>
          <m:jc m:val="left"/>
        </m:oMathParaPr>
        <m:oMath>
          <m:r>
            <m:rPr>
              <m:sty m:val="p"/>
            </m:rPr>
            <w:rPr>
              <w:rFonts w:ascii="Cambria Math" w:hAnsi="Cambria Math"/>
            </w:rPr>
            <m:t>I</m:t>
          </m:r>
          <m:r>
            <w:rPr>
              <w:rFonts w:ascii="Cambria Math" w:hAnsi="Cambria Math"/>
            </w:rPr>
            <m:t>=</m:t>
          </m:r>
          <m:r>
            <m:rPr>
              <m:sty m:val="p"/>
            </m:rPr>
            <w:rPr>
              <w:rFonts w:ascii="Cambria Math" w:hAnsi="Cambria Math"/>
            </w:rPr>
            <m:t xml:space="preserve"> </m:t>
          </m:r>
          <m:f>
            <m:fPr>
              <m:ctrlPr>
                <w:ins w:id="4" w:author="Bernard COÏC" w:date="2021-08-23T16:32:00Z">
                  <w:rPr>
                    <w:rFonts w:ascii="Cambria Math" w:hAnsi="Cambria Math"/>
                  </w:rPr>
                </w:ins>
              </m:ctrlPr>
            </m:fPr>
            <m:num>
              <m:r>
                <m:rPr>
                  <m:sty m:val="p"/>
                </m:rPr>
                <w:rPr>
                  <w:rFonts w:ascii="Cambria Math" w:hAnsi="Cambria Math"/>
                </w:rPr>
                <m:t>C i n</m:t>
              </m:r>
            </m:num>
            <m:den>
              <m:r>
                <m:rPr>
                  <m:sty m:val="p"/>
                </m:rPr>
                <w:rPr>
                  <w:rFonts w:ascii="Cambria Math" w:hAnsi="Cambria Math"/>
                </w:rPr>
                <m:t>360</m:t>
              </m:r>
            </m:den>
          </m:f>
        </m:oMath>
      </m:oMathPara>
    </w:p>
    <w:p w:rsidR="00A130C9" w:rsidRDefault="00A130C9" w:rsidP="005B1B1F">
      <w:pPr>
        <w:pStyle w:val="GuidePedagogiqueTitre7Rponses"/>
      </w:pPr>
    </w:p>
    <w:p w:rsidR="00A130C9" w:rsidRDefault="00A130C9" w:rsidP="00A130C9">
      <w:pPr>
        <w:pStyle w:val="GuidePedagogiqueTitre7Rponses"/>
        <w:rPr>
          <w:b/>
        </w:rPr>
      </w:pPr>
      <m:oMathPara>
        <m:oMathParaPr>
          <m:jc m:val="left"/>
        </m:oMathParaPr>
        <m:oMath>
          <m:r>
            <m:rPr>
              <m:sty m:val="p"/>
            </m:rPr>
            <w:rPr>
              <w:rFonts w:ascii="Cambria Math" w:hAnsi="Cambria Math"/>
            </w:rPr>
            <m:t>i</m:t>
          </m:r>
          <m:r>
            <w:rPr>
              <w:rFonts w:ascii="Cambria Math" w:hAnsi="Cambria Math"/>
            </w:rPr>
            <m:t>=</m:t>
          </m:r>
          <m:r>
            <m:rPr>
              <m:sty m:val="p"/>
            </m:rPr>
            <w:rPr>
              <w:rFonts w:ascii="Cambria Math" w:hAnsi="Cambria Math"/>
            </w:rPr>
            <m:t xml:space="preserve"> I x </m:t>
          </m:r>
          <m:f>
            <m:fPr>
              <m:ctrlPr>
                <w:ins w:id="5" w:author="Bernard COÏC" w:date="2021-08-23T16:32:00Z">
                  <w:rPr>
                    <w:rFonts w:ascii="Cambria Math" w:hAnsi="Cambria Math"/>
                  </w:rPr>
                </w:ins>
              </m:ctrlPr>
            </m:fPr>
            <m:num>
              <m:r>
                <m:rPr>
                  <m:sty m:val="p"/>
                </m:rPr>
                <w:rPr>
                  <w:rFonts w:ascii="Cambria Math" w:hAnsi="Cambria Math"/>
                </w:rPr>
                <m:t>360</m:t>
              </m:r>
            </m:num>
            <m:den>
              <m:r>
                <m:rPr>
                  <m:sty m:val="p"/>
                </m:rPr>
                <w:rPr>
                  <w:rFonts w:ascii="Cambria Math" w:hAnsi="Cambria Math"/>
                </w:rPr>
                <m:t>C n</m:t>
              </m:r>
            </m:den>
          </m:f>
        </m:oMath>
      </m:oMathPara>
    </w:p>
    <w:p w:rsidR="00A130C9" w:rsidRDefault="00A130C9" w:rsidP="005B1B1F">
      <w:pPr>
        <w:pStyle w:val="GuidePedagogiqueTitre7Rponses"/>
      </w:pPr>
    </w:p>
    <w:p w:rsidR="00A130C9" w:rsidRDefault="00A130C9" w:rsidP="00A130C9">
      <w:pPr>
        <w:pStyle w:val="GuidePedagogiqueTitre7Rponses"/>
        <w:rPr>
          <w:b/>
        </w:rPr>
      </w:pPr>
      <m:oMathPara>
        <m:oMathParaPr>
          <m:jc m:val="left"/>
        </m:oMathParaPr>
        <m:oMath>
          <m:r>
            <m:rPr>
              <m:sty m:val="p"/>
            </m:rPr>
            <w:rPr>
              <w:rFonts w:ascii="Cambria Math" w:hAnsi="Cambria Math"/>
            </w:rPr>
            <m:t>i</m:t>
          </m:r>
          <m:r>
            <w:rPr>
              <w:rFonts w:ascii="Cambria Math" w:hAnsi="Cambria Math"/>
            </w:rPr>
            <m:t>=</m:t>
          </m:r>
          <m:r>
            <m:rPr>
              <m:sty m:val="p"/>
            </m:rPr>
            <w:rPr>
              <w:rFonts w:ascii="Cambria Math" w:hAnsi="Cambria Math"/>
            </w:rPr>
            <m:t xml:space="preserve"> </m:t>
          </m:r>
          <m:f>
            <m:fPr>
              <m:ctrlPr>
                <w:ins w:id="6" w:author="Bernard COÏC" w:date="2021-08-23T16:32:00Z">
                  <w:rPr>
                    <w:rFonts w:ascii="Cambria Math" w:hAnsi="Cambria Math"/>
                  </w:rPr>
                </w:ins>
              </m:ctrlPr>
            </m:fPr>
            <m:num>
              <m:r>
                <m:rPr>
                  <m:sty m:val="p"/>
                </m:rPr>
                <w:rPr>
                  <w:rFonts w:ascii="Cambria Math" w:hAnsi="Cambria Math"/>
                </w:rPr>
                <m:t>62,79 x 360</m:t>
              </m:r>
            </m:num>
            <m:den>
              <m:r>
                <w:rPr>
                  <w:rFonts w:ascii="Cambria Math" w:hAnsi="Cambria Math"/>
                </w:rPr>
                <m:t>4 600 x 91</m:t>
              </m:r>
            </m:den>
          </m:f>
          <m:r>
            <w:rPr>
              <w:rFonts w:ascii="Cambria Math" w:hAnsi="Cambria Math"/>
            </w:rPr>
            <m:t xml:space="preserve">=0, 054, </m:t>
          </m:r>
          <m:r>
            <m:rPr>
              <m:sty m:val="p"/>
            </m:rPr>
            <w:rPr>
              <w:rFonts w:ascii="Cambria Math" w:hAnsi="Cambria Math"/>
            </w:rPr>
            <m:t>soit</m:t>
          </m:r>
          <m:r>
            <w:rPr>
              <w:rFonts w:ascii="Cambria Math" w:hAnsi="Cambria Math"/>
            </w:rPr>
            <m:t xml:space="preserve"> 5,4 %</m:t>
          </m:r>
        </m:oMath>
      </m:oMathPara>
    </w:p>
    <w:p w:rsidR="005B1B1F" w:rsidRDefault="005B1B1F" w:rsidP="00853645">
      <w:pPr>
        <w:pStyle w:val="GuidePedagogiqueTitre5Missionsnumros"/>
        <w:rPr>
          <w:rFonts w:eastAsiaTheme="majorEastAsia"/>
        </w:rPr>
      </w:pPr>
      <w:r>
        <w:rPr>
          <w:rFonts w:eastAsiaTheme="majorEastAsia"/>
        </w:rPr>
        <w:t>Exercice 3</w:t>
      </w:r>
    </w:p>
    <w:p w:rsidR="005B1B1F" w:rsidRDefault="00853645" w:rsidP="00853645">
      <w:pPr>
        <w:pStyle w:val="GuidePedagogiqueTitre6Consignes"/>
      </w:pPr>
      <w:r>
        <w:t xml:space="preserve">&gt; </w:t>
      </w:r>
      <w:r w:rsidR="005B1B1F">
        <w:t>Calculez la durée de chacun de ces</w:t>
      </w:r>
      <w:r>
        <w:t xml:space="preserve"> deux</w:t>
      </w:r>
      <w:r w:rsidR="005B1B1F">
        <w:t xml:space="preserve"> crédits de trésorerie.</w:t>
      </w:r>
    </w:p>
    <w:p w:rsidR="005B1B1F" w:rsidRDefault="005B1B1F" w:rsidP="005B1B1F">
      <w:pPr>
        <w:pStyle w:val="GuidePedagogiqueTitre7Rponses"/>
        <w:rPr>
          <w:b/>
        </w:rPr>
      </w:pPr>
      <w:r w:rsidRPr="00853645">
        <w:rPr>
          <w:b/>
        </w:rPr>
        <w:t>Première vente</w:t>
      </w:r>
    </w:p>
    <w:p w:rsidR="00853645" w:rsidRDefault="00853645" w:rsidP="005B1B1F">
      <w:pPr>
        <w:pStyle w:val="GuidePedagogiqueTitre7Rponses"/>
        <w:rPr>
          <w:b/>
        </w:rPr>
      </w:pPr>
    </w:p>
    <w:p w:rsidR="00853645" w:rsidRDefault="00853645" w:rsidP="00853645">
      <w:pPr>
        <w:pStyle w:val="GuidePedagogiqueTitre7Rponses"/>
      </w:pPr>
      <m:oMathPara>
        <m:oMathParaPr>
          <m:jc m:val="left"/>
        </m:oMathParaPr>
        <m:oMath>
          <m:r>
            <m:rPr>
              <m:sty m:val="p"/>
            </m:rPr>
            <w:rPr>
              <w:rFonts w:ascii="Cambria Math" w:hAnsi="Cambria Math"/>
            </w:rPr>
            <m:t>I</m:t>
          </m:r>
          <m:r>
            <w:rPr>
              <w:rFonts w:ascii="Cambria Math" w:hAnsi="Cambria Math"/>
            </w:rPr>
            <m:t>=</m:t>
          </m:r>
          <m:r>
            <m:rPr>
              <m:sty m:val="p"/>
            </m:rPr>
            <w:rPr>
              <w:rFonts w:ascii="Cambria Math" w:hAnsi="Cambria Math"/>
            </w:rPr>
            <m:t xml:space="preserve"> </m:t>
          </m:r>
          <m:f>
            <m:fPr>
              <m:ctrlPr>
                <w:ins w:id="7" w:author="Bernard COÏC" w:date="2021-08-23T16:32:00Z">
                  <w:rPr>
                    <w:rFonts w:ascii="Cambria Math" w:hAnsi="Cambria Math"/>
                  </w:rPr>
                </w:ins>
              </m:ctrlPr>
            </m:fPr>
            <m:num>
              <m:r>
                <m:rPr>
                  <m:sty m:val="p"/>
                </m:rPr>
                <w:rPr>
                  <w:rFonts w:ascii="Cambria Math" w:hAnsi="Cambria Math"/>
                </w:rPr>
                <m:t>C i n</m:t>
              </m:r>
            </m:num>
            <m:den>
              <m:r>
                <m:rPr>
                  <m:sty m:val="p"/>
                </m:rPr>
                <w:rPr>
                  <w:rFonts w:ascii="Cambria Math" w:hAnsi="Cambria Math"/>
                </w:rPr>
                <m:t>360</m:t>
              </m:r>
            </m:den>
          </m:f>
        </m:oMath>
      </m:oMathPara>
    </w:p>
    <w:p w:rsidR="00853645" w:rsidRDefault="00853645" w:rsidP="00853645">
      <w:pPr>
        <w:pStyle w:val="GuidePedagogiqueTitre7Rponses"/>
        <w:rPr>
          <w:b/>
        </w:rPr>
      </w:pPr>
    </w:p>
    <w:p w:rsidR="00853645" w:rsidRDefault="00853645" w:rsidP="00853645">
      <w:pPr>
        <w:pStyle w:val="GuidePedagogiqueTitre7Rponses"/>
      </w:pPr>
      <m:oMathPara>
        <m:oMathParaPr>
          <m:jc m:val="left"/>
        </m:oMathParaPr>
        <m:oMath>
          <m:r>
            <m:rPr>
              <m:sty m:val="p"/>
            </m:rPr>
            <w:rPr>
              <w:rFonts w:ascii="Cambria Math" w:hAnsi="Cambria Math"/>
            </w:rPr>
            <m:t>n</m:t>
          </m:r>
          <m:r>
            <w:rPr>
              <w:rFonts w:ascii="Cambria Math" w:hAnsi="Cambria Math"/>
            </w:rPr>
            <m:t>=</m:t>
          </m:r>
          <m:r>
            <m:rPr>
              <m:sty m:val="p"/>
            </m:rPr>
            <w:rPr>
              <w:rFonts w:ascii="Cambria Math" w:hAnsi="Cambria Math"/>
            </w:rPr>
            <m:t xml:space="preserve"> I x </m:t>
          </m:r>
          <m:f>
            <m:fPr>
              <m:ctrlPr>
                <w:ins w:id="8" w:author="Bernard COÏC" w:date="2021-08-23T16:32:00Z">
                  <w:rPr>
                    <w:rFonts w:ascii="Cambria Math" w:hAnsi="Cambria Math"/>
                  </w:rPr>
                </w:ins>
              </m:ctrlPr>
            </m:fPr>
            <m:num>
              <m:r>
                <m:rPr>
                  <m:sty m:val="p"/>
                </m:rPr>
                <w:rPr>
                  <w:rFonts w:ascii="Cambria Math" w:hAnsi="Cambria Math"/>
                </w:rPr>
                <m:t>360</m:t>
              </m:r>
            </m:num>
            <m:den>
              <m:r>
                <m:rPr>
                  <m:sty m:val="p"/>
                </m:rPr>
                <w:rPr>
                  <w:rFonts w:ascii="Cambria Math" w:hAnsi="Cambria Math"/>
                </w:rPr>
                <m:t>C i</m:t>
              </m:r>
            </m:den>
          </m:f>
        </m:oMath>
      </m:oMathPara>
    </w:p>
    <w:p w:rsidR="00853645" w:rsidRDefault="00853645" w:rsidP="00853645">
      <w:pPr>
        <w:pStyle w:val="GuidePedagogiqueTitre7Rponses"/>
      </w:pPr>
    </w:p>
    <w:p w:rsidR="00853645" w:rsidRDefault="00144D65" w:rsidP="00853645">
      <w:pPr>
        <w:pStyle w:val="GuidePedagogiqueTitre7Rponses"/>
        <w:rPr>
          <w:b/>
        </w:rPr>
      </w:pPr>
      <m:oMathPara>
        <m:oMathParaPr>
          <m:jc m:val="left"/>
        </m:oMathParaPr>
        <m:oMath>
          <m:r>
            <m:rPr>
              <m:sty m:val="p"/>
            </m:rPr>
            <w:rPr>
              <w:rFonts w:ascii="Cambria Math" w:hAnsi="Cambria Math"/>
            </w:rPr>
            <m:t>n</m:t>
          </m:r>
          <m:r>
            <w:rPr>
              <w:rFonts w:ascii="Cambria Math" w:hAnsi="Cambria Math"/>
            </w:rPr>
            <m:t>=</m:t>
          </m:r>
          <m:r>
            <m:rPr>
              <m:sty m:val="p"/>
            </m:rPr>
            <w:rPr>
              <w:rFonts w:ascii="Cambria Math" w:hAnsi="Cambria Math"/>
            </w:rPr>
            <m:t xml:space="preserve"> </m:t>
          </m:r>
          <m:f>
            <m:fPr>
              <m:ctrlPr>
                <w:ins w:id="9" w:author="Bernard COÏC" w:date="2021-08-23T16:32:00Z">
                  <w:rPr>
                    <w:rFonts w:ascii="Cambria Math" w:hAnsi="Cambria Math"/>
                  </w:rPr>
                </w:ins>
              </m:ctrlPr>
            </m:fPr>
            <m:num>
              <m:r>
                <m:rPr>
                  <m:sty m:val="p"/>
                </m:rPr>
                <w:rPr>
                  <w:rFonts w:ascii="Cambria Math" w:hAnsi="Cambria Math"/>
                </w:rPr>
                <m:t>766,50 x 360</m:t>
              </m:r>
            </m:num>
            <m:den>
              <m:r>
                <w:rPr>
                  <w:rFonts w:ascii="Cambria Math" w:hAnsi="Cambria Math"/>
                </w:rPr>
                <m:t>27 375 x 0,084</m:t>
              </m:r>
            </m:den>
          </m:f>
          <m:r>
            <w:rPr>
              <w:rFonts w:ascii="Cambria Math" w:hAnsi="Cambria Math"/>
            </w:rPr>
            <m:t>=120</m:t>
          </m:r>
          <m:r>
            <m:rPr>
              <m:sty m:val="p"/>
            </m:rPr>
            <w:rPr>
              <w:rFonts w:ascii="Cambria Math" w:hAnsi="Cambria Math"/>
            </w:rPr>
            <m:t xml:space="preserve"> jours</m:t>
          </m:r>
        </m:oMath>
      </m:oMathPara>
    </w:p>
    <w:p w:rsidR="00853645" w:rsidRDefault="00853645" w:rsidP="00853645">
      <w:pPr>
        <w:pStyle w:val="GuidePedagogiqueTitre7Rponses"/>
      </w:pPr>
    </w:p>
    <w:p w:rsidR="005B1B1F" w:rsidRPr="00853645" w:rsidRDefault="005B1B1F" w:rsidP="005B1B1F">
      <w:pPr>
        <w:pStyle w:val="GuidePedagogiqueTitre7Rponses"/>
        <w:rPr>
          <w:b/>
        </w:rPr>
      </w:pPr>
      <w:r w:rsidRPr="00853645">
        <w:rPr>
          <w:b/>
        </w:rPr>
        <w:t>Deuxième vente</w:t>
      </w:r>
    </w:p>
    <w:p w:rsidR="005B1B1F" w:rsidRDefault="005B1B1F" w:rsidP="005B1B1F">
      <w:pPr>
        <w:pStyle w:val="GuidePedagogiqueTitre7Rponses"/>
      </w:pPr>
      <w:r>
        <w:t xml:space="preserve">Montant remboursé = Somme empruntée + </w:t>
      </w:r>
      <w:r w:rsidR="00853645">
        <w:t>Int</w:t>
      </w:r>
      <w:r w:rsidR="00853645">
        <w:rPr>
          <w:rFonts w:hint="eastAsia"/>
        </w:rPr>
        <w:t>é</w:t>
      </w:r>
      <w:r w:rsidR="00853645">
        <w:t>r</w:t>
      </w:r>
      <w:r w:rsidR="00853645">
        <w:rPr>
          <w:rFonts w:hint="eastAsia"/>
        </w:rPr>
        <w:t>ê</w:t>
      </w:r>
      <w:r w:rsidR="00853645">
        <w:t>ts</w:t>
      </w:r>
    </w:p>
    <w:p w:rsidR="005B1B1F" w:rsidRPr="00B31BAC" w:rsidRDefault="005B1B1F" w:rsidP="005B1B1F">
      <w:pPr>
        <w:pStyle w:val="GuidePedagogiqueTitre7Rponses"/>
      </w:pPr>
      <w:r>
        <w:t>Montant remboursé = Somme empruntée + C</w:t>
      </w:r>
      <w:r w:rsidR="00853645">
        <w:t xml:space="preserve"> </w:t>
      </w:r>
      <w:r>
        <w:t>i</w:t>
      </w:r>
      <w:r w:rsidR="00853645">
        <w:t xml:space="preserve"> </w:t>
      </w:r>
      <w:r>
        <w:t>n/360</w:t>
      </w:r>
    </w:p>
    <w:p w:rsidR="005B1B1F" w:rsidRPr="00B31BAC" w:rsidRDefault="005B1B1F" w:rsidP="005B1B1F">
      <w:pPr>
        <w:pStyle w:val="GuidePedagogiqueTitre7Rponses"/>
      </w:pPr>
      <w:r>
        <w:t xml:space="preserve">Montant remboursé </w:t>
      </w:r>
      <w:r w:rsidR="00853645">
        <w:rPr>
          <w:rFonts w:ascii="Times New Roman" w:hAnsi="Times New Roman"/>
        </w:rPr>
        <w:t>–</w:t>
      </w:r>
      <w:r>
        <w:t xml:space="preserve"> Somme empruntée = C</w:t>
      </w:r>
      <w:r w:rsidR="00853645">
        <w:t xml:space="preserve"> </w:t>
      </w:r>
      <w:r>
        <w:t>i</w:t>
      </w:r>
      <w:r w:rsidR="00853645">
        <w:t xml:space="preserve"> </w:t>
      </w:r>
      <w:r>
        <w:t>n/360</w:t>
      </w:r>
    </w:p>
    <w:p w:rsidR="005B1B1F" w:rsidRDefault="005B1B1F" w:rsidP="005B1B1F">
      <w:pPr>
        <w:pStyle w:val="GuidePedagogiqueTitre7Rponses"/>
        <w:rPr>
          <w:noProof/>
        </w:rPr>
      </w:pPr>
      <w:r>
        <w:rPr>
          <w:noProof/>
        </w:rPr>
        <w:t>4</w:t>
      </w:r>
      <w:r w:rsidR="0029683E">
        <w:rPr>
          <w:rFonts w:hint="eastAsia"/>
          <w:noProof/>
        </w:rPr>
        <w:t> </w:t>
      </w:r>
      <w:r w:rsidR="0029683E">
        <w:rPr>
          <w:noProof/>
        </w:rPr>
        <w:t>5</w:t>
      </w:r>
      <w:r>
        <w:rPr>
          <w:noProof/>
        </w:rPr>
        <w:t>24,93 – 4</w:t>
      </w:r>
      <w:r w:rsidR="0029683E">
        <w:rPr>
          <w:rFonts w:hint="eastAsia"/>
          <w:noProof/>
        </w:rPr>
        <w:t> </w:t>
      </w:r>
      <w:r w:rsidR="0029683E">
        <w:rPr>
          <w:noProof/>
        </w:rPr>
        <w:t>3</w:t>
      </w:r>
      <w:r>
        <w:rPr>
          <w:noProof/>
        </w:rPr>
        <w:t>20 = (4</w:t>
      </w:r>
      <w:r w:rsidR="0029683E">
        <w:rPr>
          <w:rFonts w:hint="eastAsia"/>
          <w:noProof/>
        </w:rPr>
        <w:t> </w:t>
      </w:r>
      <w:r w:rsidR="0029683E">
        <w:rPr>
          <w:noProof/>
        </w:rPr>
        <w:t>3</w:t>
      </w:r>
      <w:r>
        <w:rPr>
          <w:noProof/>
        </w:rPr>
        <w:t>20 x 0,0575 x n)/360</w:t>
      </w:r>
    </w:p>
    <w:p w:rsidR="005B1B1F" w:rsidRDefault="005B1B1F" w:rsidP="005B1B1F">
      <w:pPr>
        <w:pStyle w:val="GuidePedagogiqueTitre7Rponses"/>
        <w:rPr>
          <w:noProof/>
        </w:rPr>
      </w:pPr>
      <w:r>
        <w:rPr>
          <w:noProof/>
        </w:rPr>
        <w:t>204,93 x 360 = 248,4 n</w:t>
      </w:r>
    </w:p>
    <w:p w:rsidR="005B1B1F" w:rsidRDefault="005B1B1F" w:rsidP="005B1B1F">
      <w:pPr>
        <w:pStyle w:val="GuidePedagogiqueTitre7Rponses"/>
        <w:rPr>
          <w:noProof/>
        </w:rPr>
      </w:pPr>
      <w:r>
        <w:rPr>
          <w:noProof/>
        </w:rPr>
        <w:t>n = 73</w:t>
      </w:r>
      <w:r w:rsidR="0029683E">
        <w:rPr>
          <w:rFonts w:hint="eastAsia"/>
          <w:noProof/>
        </w:rPr>
        <w:t> </w:t>
      </w:r>
      <w:r w:rsidR="0029683E">
        <w:rPr>
          <w:noProof/>
        </w:rPr>
        <w:t>774,</w:t>
      </w:r>
      <w:r>
        <w:rPr>
          <w:noProof/>
        </w:rPr>
        <w:t>8/248,4 = 297 jours</w:t>
      </w:r>
    </w:p>
    <w:p w:rsidR="005B1B1F" w:rsidRDefault="005B1B1F" w:rsidP="00853645">
      <w:pPr>
        <w:pStyle w:val="GuidePedagogiqueTitre5Missionsnumros"/>
        <w:rPr>
          <w:rFonts w:eastAsiaTheme="majorEastAsia"/>
        </w:rPr>
      </w:pPr>
      <w:r>
        <w:rPr>
          <w:rFonts w:eastAsiaTheme="majorEastAsia"/>
        </w:rPr>
        <w:t>Exercice 4</w:t>
      </w:r>
    </w:p>
    <w:p w:rsidR="005B1B1F" w:rsidRDefault="00B96D16" w:rsidP="0014376A">
      <w:pPr>
        <w:pStyle w:val="GuidePedagogiqueTitre6Consignes"/>
        <w:spacing w:before="0" w:after="0"/>
      </w:pPr>
      <w:r>
        <w:t xml:space="preserve">1. </w:t>
      </w:r>
      <w:r w:rsidR="005B1B1F">
        <w:t>Calculez les soldes successifs du compte.</w:t>
      </w:r>
    </w:p>
    <w:tbl>
      <w:tblPr>
        <w:tblW w:w="4486" w:type="pct"/>
        <w:tblLayout w:type="fixed"/>
        <w:tblCellMar>
          <w:left w:w="0" w:type="dxa"/>
          <w:right w:w="0" w:type="dxa"/>
        </w:tblCellMar>
        <w:tblLook w:val="04A0"/>
      </w:tblPr>
      <w:tblGrid>
        <w:gridCol w:w="624"/>
        <w:gridCol w:w="2936"/>
        <w:gridCol w:w="1343"/>
        <w:gridCol w:w="1397"/>
        <w:gridCol w:w="1558"/>
        <w:gridCol w:w="1406"/>
      </w:tblGrid>
      <w:tr w:rsidR="005B1B1F" w:rsidTr="0014376A">
        <w:trPr>
          <w:trHeight w:val="280"/>
        </w:trPr>
        <w:tc>
          <w:tcPr>
            <w:tcW w:w="336" w:type="pct"/>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5B1B1F" w:rsidRPr="00B96D16" w:rsidRDefault="005B1B1F" w:rsidP="0014376A">
            <w:pPr>
              <w:pStyle w:val="GuidePedagogiqueTitre7Rponses"/>
              <w:jc w:val="center"/>
              <w:rPr>
                <w:b/>
                <w:lang w:eastAsia="en-US"/>
              </w:rPr>
            </w:pPr>
            <w:r w:rsidRPr="00B96D16">
              <w:rPr>
                <w:b/>
                <w:lang w:eastAsia="en-US"/>
              </w:rPr>
              <w:t>Date</w:t>
            </w:r>
          </w:p>
        </w:tc>
        <w:tc>
          <w:tcPr>
            <w:tcW w:w="1584" w:type="pct"/>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5B1B1F" w:rsidRPr="00B96D16" w:rsidRDefault="005B1B1F" w:rsidP="0014376A">
            <w:pPr>
              <w:pStyle w:val="GuidePedagogiqueTitre7Rponses"/>
              <w:jc w:val="center"/>
              <w:rPr>
                <w:b/>
                <w:lang w:eastAsia="en-US"/>
              </w:rPr>
            </w:pPr>
            <w:r w:rsidRPr="00B96D16">
              <w:rPr>
                <w:b/>
                <w:lang w:eastAsia="en-US"/>
              </w:rPr>
              <w:t>Libellé</w:t>
            </w:r>
          </w:p>
        </w:tc>
        <w:tc>
          <w:tcPr>
            <w:tcW w:w="725" w:type="pct"/>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5B1B1F" w:rsidRPr="00B96D16" w:rsidRDefault="005B1B1F" w:rsidP="0014376A">
            <w:pPr>
              <w:pStyle w:val="GuidePedagogiqueTitre7Rponses"/>
              <w:jc w:val="center"/>
              <w:rPr>
                <w:b/>
                <w:lang w:eastAsia="en-US"/>
              </w:rPr>
            </w:pPr>
            <w:r w:rsidRPr="00B96D16">
              <w:rPr>
                <w:b/>
                <w:lang w:eastAsia="en-US"/>
              </w:rPr>
              <w:t>Débit</w:t>
            </w:r>
          </w:p>
        </w:tc>
        <w:tc>
          <w:tcPr>
            <w:tcW w:w="754" w:type="pct"/>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5B1B1F" w:rsidRPr="00B96D16" w:rsidRDefault="005B1B1F" w:rsidP="0014376A">
            <w:pPr>
              <w:pStyle w:val="GuidePedagogiqueTitre7Rponses"/>
              <w:jc w:val="center"/>
              <w:rPr>
                <w:b/>
                <w:lang w:eastAsia="en-US"/>
              </w:rPr>
            </w:pPr>
            <w:r w:rsidRPr="00B96D16">
              <w:rPr>
                <w:b/>
                <w:lang w:eastAsia="en-US"/>
              </w:rPr>
              <w:t>Crédit</w:t>
            </w:r>
          </w:p>
        </w:tc>
        <w:tc>
          <w:tcPr>
            <w:tcW w:w="841" w:type="pct"/>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5B1B1F" w:rsidRPr="00B96D16" w:rsidRDefault="005B1B1F" w:rsidP="0014376A">
            <w:pPr>
              <w:pStyle w:val="GuidePedagogiqueTitre7Rponses"/>
              <w:jc w:val="center"/>
              <w:rPr>
                <w:b/>
                <w:lang w:eastAsia="en-US"/>
              </w:rPr>
            </w:pPr>
            <w:r w:rsidRPr="00B96D16">
              <w:rPr>
                <w:b/>
                <w:lang w:eastAsia="en-US"/>
              </w:rPr>
              <w:t>Solde D</w:t>
            </w:r>
          </w:p>
        </w:tc>
        <w:tc>
          <w:tcPr>
            <w:tcW w:w="759" w:type="pct"/>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5B1B1F" w:rsidRPr="00B96D16" w:rsidRDefault="005B1B1F" w:rsidP="0014376A">
            <w:pPr>
              <w:pStyle w:val="GuidePedagogiqueTitre7Rponses"/>
              <w:jc w:val="center"/>
              <w:rPr>
                <w:b/>
                <w:lang w:eastAsia="en-US"/>
              </w:rPr>
            </w:pPr>
            <w:r w:rsidRPr="00B96D16">
              <w:rPr>
                <w:b/>
                <w:lang w:eastAsia="en-US"/>
              </w:rPr>
              <w:t>Solde C</w:t>
            </w:r>
          </w:p>
        </w:tc>
      </w:tr>
      <w:tr w:rsidR="005B1B1F" w:rsidTr="0014376A">
        <w:trPr>
          <w:trHeight w:val="347"/>
        </w:trPr>
        <w:tc>
          <w:tcPr>
            <w:tcW w:w="336" w:type="pct"/>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5B1B1F" w:rsidRDefault="005B1B1F" w:rsidP="005B1B1F">
            <w:pPr>
              <w:pStyle w:val="GuidePedagogiqueTitre7Rponses"/>
              <w:rPr>
                <w:lang w:eastAsia="en-US"/>
              </w:rPr>
            </w:pPr>
            <w:r>
              <w:rPr>
                <w:lang w:eastAsia="en-US"/>
              </w:rPr>
              <w:t>31/08</w:t>
            </w:r>
          </w:p>
          <w:p w:rsidR="005B1B1F" w:rsidRDefault="005B1B1F" w:rsidP="005B1B1F">
            <w:pPr>
              <w:pStyle w:val="GuidePedagogiqueTitre7Rponses"/>
              <w:rPr>
                <w:lang w:eastAsia="en-US"/>
              </w:rPr>
            </w:pPr>
            <w:r>
              <w:rPr>
                <w:lang w:eastAsia="en-US"/>
              </w:rPr>
              <w:t>14/09</w:t>
            </w:r>
          </w:p>
          <w:p w:rsidR="005B1B1F" w:rsidRDefault="005B1B1F" w:rsidP="005B1B1F">
            <w:pPr>
              <w:pStyle w:val="GuidePedagogiqueTitre7Rponses"/>
              <w:rPr>
                <w:lang w:eastAsia="en-US"/>
              </w:rPr>
            </w:pPr>
            <w:r>
              <w:rPr>
                <w:lang w:eastAsia="en-US"/>
              </w:rPr>
              <w:t>20/09</w:t>
            </w:r>
          </w:p>
          <w:p w:rsidR="005B1B1F" w:rsidRDefault="005B1B1F" w:rsidP="005B1B1F">
            <w:pPr>
              <w:pStyle w:val="GuidePedagogiqueTitre7Rponses"/>
              <w:rPr>
                <w:lang w:eastAsia="en-US"/>
              </w:rPr>
            </w:pPr>
            <w:r>
              <w:rPr>
                <w:lang w:eastAsia="en-US"/>
              </w:rPr>
              <w:t>23/09</w:t>
            </w:r>
          </w:p>
          <w:p w:rsidR="005B1B1F" w:rsidRDefault="005B1B1F" w:rsidP="005B1B1F">
            <w:pPr>
              <w:pStyle w:val="GuidePedagogiqueTitre7Rponses"/>
              <w:rPr>
                <w:lang w:eastAsia="en-US"/>
              </w:rPr>
            </w:pPr>
            <w:r>
              <w:rPr>
                <w:lang w:eastAsia="en-US"/>
              </w:rPr>
              <w:t>01/10</w:t>
            </w:r>
          </w:p>
        </w:tc>
        <w:tc>
          <w:tcPr>
            <w:tcW w:w="1584" w:type="pct"/>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5B1B1F" w:rsidRDefault="005B1B1F" w:rsidP="005B1B1F">
            <w:pPr>
              <w:pStyle w:val="GuidePedagogiqueTitre7Rponses"/>
              <w:rPr>
                <w:lang w:eastAsia="en-US"/>
              </w:rPr>
            </w:pPr>
            <w:r>
              <w:rPr>
                <w:lang w:eastAsia="en-US"/>
              </w:rPr>
              <w:t>Solde initial</w:t>
            </w:r>
          </w:p>
          <w:p w:rsidR="005B1B1F" w:rsidRDefault="005B1B1F" w:rsidP="005B1B1F">
            <w:pPr>
              <w:pStyle w:val="GuidePedagogiqueTitre7Rponses"/>
              <w:rPr>
                <w:lang w:eastAsia="en-US"/>
              </w:rPr>
            </w:pPr>
            <w:r>
              <w:rPr>
                <w:lang w:eastAsia="en-US"/>
              </w:rPr>
              <w:t>Chèque n° 34123500</w:t>
            </w:r>
          </w:p>
          <w:p w:rsidR="005B1B1F" w:rsidRDefault="005B1B1F" w:rsidP="005B1B1F">
            <w:pPr>
              <w:pStyle w:val="GuidePedagogiqueTitre7Rponses"/>
              <w:rPr>
                <w:lang w:eastAsia="en-US"/>
              </w:rPr>
            </w:pPr>
            <w:r>
              <w:rPr>
                <w:lang w:eastAsia="en-US"/>
              </w:rPr>
              <w:t>Virement client Zoé</w:t>
            </w:r>
          </w:p>
          <w:p w:rsidR="005B1B1F" w:rsidRDefault="005B1B1F" w:rsidP="005B1B1F">
            <w:pPr>
              <w:pStyle w:val="GuidePedagogiqueTitre7Rponses"/>
              <w:rPr>
                <w:lang w:eastAsia="en-US"/>
              </w:rPr>
            </w:pPr>
            <w:r>
              <w:rPr>
                <w:lang w:eastAsia="en-US"/>
              </w:rPr>
              <w:t>Chèque n° 34123501</w:t>
            </w:r>
          </w:p>
          <w:p w:rsidR="005B1B1F" w:rsidRDefault="005B1B1F" w:rsidP="005B1B1F">
            <w:pPr>
              <w:pStyle w:val="GuidePedagogiqueTitre7Rponses"/>
              <w:rPr>
                <w:lang w:eastAsia="en-US"/>
              </w:rPr>
            </w:pPr>
            <w:r>
              <w:rPr>
                <w:lang w:eastAsia="en-US"/>
              </w:rPr>
              <w:t>Remise de chèque</w:t>
            </w:r>
          </w:p>
        </w:tc>
        <w:tc>
          <w:tcPr>
            <w:tcW w:w="725" w:type="pct"/>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5B1B1F" w:rsidRDefault="005B1B1F" w:rsidP="0014376A">
            <w:pPr>
              <w:pStyle w:val="GuidePedagogiqueTitre7Rponses"/>
              <w:ind w:right="224"/>
              <w:jc w:val="right"/>
              <w:rPr>
                <w:lang w:eastAsia="en-US"/>
              </w:rPr>
            </w:pPr>
          </w:p>
          <w:p w:rsidR="005B1B1F" w:rsidRDefault="005B1B1F" w:rsidP="0014376A">
            <w:pPr>
              <w:pStyle w:val="GuidePedagogiqueTitre7Rponses"/>
              <w:ind w:right="224"/>
              <w:jc w:val="right"/>
              <w:rPr>
                <w:lang w:eastAsia="en-US"/>
              </w:rPr>
            </w:pPr>
            <w:r>
              <w:rPr>
                <w:lang w:eastAsia="en-US"/>
              </w:rPr>
              <w:t>32 000,00</w:t>
            </w:r>
          </w:p>
          <w:p w:rsidR="005B1B1F" w:rsidRDefault="005B1B1F" w:rsidP="0014376A">
            <w:pPr>
              <w:pStyle w:val="GuidePedagogiqueTitre7Rponses"/>
              <w:ind w:right="224"/>
              <w:jc w:val="right"/>
              <w:rPr>
                <w:lang w:eastAsia="en-US"/>
              </w:rPr>
            </w:pPr>
          </w:p>
          <w:p w:rsidR="005B1B1F" w:rsidRDefault="005B1B1F" w:rsidP="0014376A">
            <w:pPr>
              <w:pStyle w:val="GuidePedagogiqueTitre7Rponses"/>
              <w:ind w:right="224"/>
              <w:jc w:val="right"/>
              <w:rPr>
                <w:lang w:eastAsia="en-US"/>
              </w:rPr>
            </w:pPr>
            <w:r>
              <w:rPr>
                <w:lang w:eastAsia="en-US"/>
              </w:rPr>
              <w:t>22 150,00</w:t>
            </w:r>
          </w:p>
        </w:tc>
        <w:tc>
          <w:tcPr>
            <w:tcW w:w="754" w:type="pct"/>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5B1B1F" w:rsidRDefault="005B1B1F" w:rsidP="0014376A">
            <w:pPr>
              <w:pStyle w:val="GuidePedagogiqueTitre7Rponses"/>
              <w:ind w:right="224"/>
              <w:jc w:val="right"/>
              <w:rPr>
                <w:lang w:eastAsia="en-US"/>
              </w:rPr>
            </w:pPr>
          </w:p>
          <w:p w:rsidR="005B1B1F" w:rsidRDefault="005B1B1F" w:rsidP="0014376A">
            <w:pPr>
              <w:pStyle w:val="GuidePedagogiqueTitre7Rponses"/>
              <w:ind w:right="224"/>
              <w:jc w:val="right"/>
              <w:rPr>
                <w:lang w:eastAsia="en-US"/>
              </w:rPr>
            </w:pPr>
          </w:p>
          <w:p w:rsidR="005B1B1F" w:rsidRDefault="005B1B1F" w:rsidP="0014376A">
            <w:pPr>
              <w:pStyle w:val="GuidePedagogiqueTitre7Rponses"/>
              <w:ind w:right="224"/>
              <w:jc w:val="right"/>
              <w:rPr>
                <w:lang w:eastAsia="en-US"/>
              </w:rPr>
            </w:pPr>
            <w:r>
              <w:rPr>
                <w:lang w:eastAsia="en-US"/>
              </w:rPr>
              <w:t>20 500,00</w:t>
            </w:r>
          </w:p>
          <w:p w:rsidR="005B1B1F" w:rsidRDefault="005B1B1F" w:rsidP="0014376A">
            <w:pPr>
              <w:pStyle w:val="GuidePedagogiqueTitre7Rponses"/>
              <w:ind w:right="224"/>
              <w:jc w:val="right"/>
              <w:rPr>
                <w:lang w:eastAsia="en-US"/>
              </w:rPr>
            </w:pPr>
          </w:p>
          <w:p w:rsidR="005B1B1F" w:rsidRDefault="005B1B1F" w:rsidP="0014376A">
            <w:pPr>
              <w:pStyle w:val="GuidePedagogiqueTitre7Rponses"/>
              <w:ind w:right="224"/>
              <w:jc w:val="right"/>
              <w:rPr>
                <w:lang w:eastAsia="en-US"/>
              </w:rPr>
            </w:pPr>
            <w:r>
              <w:rPr>
                <w:lang w:eastAsia="en-US"/>
              </w:rPr>
              <w:t>34 600,00</w:t>
            </w:r>
          </w:p>
        </w:tc>
        <w:tc>
          <w:tcPr>
            <w:tcW w:w="841" w:type="pct"/>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5B1B1F" w:rsidRDefault="005B1B1F" w:rsidP="0014376A">
            <w:pPr>
              <w:pStyle w:val="GuidePedagogiqueTitre7Rponses"/>
              <w:ind w:right="224"/>
              <w:jc w:val="right"/>
              <w:rPr>
                <w:lang w:eastAsia="en-US"/>
              </w:rPr>
            </w:pPr>
          </w:p>
          <w:p w:rsidR="005B1B1F" w:rsidRDefault="005B1B1F" w:rsidP="0014376A">
            <w:pPr>
              <w:pStyle w:val="GuidePedagogiqueTitre7Rponses"/>
              <w:ind w:right="224"/>
              <w:jc w:val="right"/>
              <w:rPr>
                <w:lang w:eastAsia="en-US"/>
              </w:rPr>
            </w:pPr>
            <w:r>
              <w:rPr>
                <w:lang w:eastAsia="en-US"/>
              </w:rPr>
              <w:t>24 146,00</w:t>
            </w:r>
          </w:p>
          <w:p w:rsidR="005B1B1F" w:rsidRDefault="005B1B1F" w:rsidP="0014376A">
            <w:pPr>
              <w:pStyle w:val="GuidePedagogiqueTitre7Rponses"/>
              <w:ind w:right="224"/>
              <w:jc w:val="right"/>
              <w:rPr>
                <w:lang w:eastAsia="en-US"/>
              </w:rPr>
            </w:pPr>
            <w:r>
              <w:rPr>
                <w:lang w:eastAsia="en-US"/>
              </w:rPr>
              <w:t>3 646,00</w:t>
            </w:r>
          </w:p>
          <w:p w:rsidR="005B1B1F" w:rsidRDefault="005B1B1F" w:rsidP="0014376A">
            <w:pPr>
              <w:pStyle w:val="GuidePedagogiqueTitre7Rponses"/>
              <w:ind w:right="224"/>
              <w:jc w:val="right"/>
              <w:rPr>
                <w:lang w:eastAsia="en-US"/>
              </w:rPr>
            </w:pPr>
            <w:r>
              <w:rPr>
                <w:lang w:eastAsia="en-US"/>
              </w:rPr>
              <w:t>25 796,00</w:t>
            </w:r>
          </w:p>
        </w:tc>
        <w:tc>
          <w:tcPr>
            <w:tcW w:w="759" w:type="pct"/>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5B1B1F" w:rsidRDefault="005B1B1F" w:rsidP="0014376A">
            <w:pPr>
              <w:pStyle w:val="GuidePedagogiqueTitre7Rponses"/>
              <w:ind w:right="224"/>
              <w:jc w:val="right"/>
              <w:rPr>
                <w:lang w:eastAsia="en-US"/>
              </w:rPr>
            </w:pPr>
            <w:r>
              <w:rPr>
                <w:lang w:eastAsia="en-US"/>
              </w:rPr>
              <w:t>7 854,00</w:t>
            </w:r>
          </w:p>
          <w:p w:rsidR="005B1B1F" w:rsidRDefault="005B1B1F" w:rsidP="0014376A">
            <w:pPr>
              <w:pStyle w:val="GuidePedagogiqueTitre7Rponses"/>
              <w:ind w:right="224"/>
              <w:jc w:val="right"/>
              <w:rPr>
                <w:lang w:eastAsia="en-US"/>
              </w:rPr>
            </w:pPr>
          </w:p>
          <w:p w:rsidR="005B1B1F" w:rsidRDefault="005B1B1F" w:rsidP="0014376A">
            <w:pPr>
              <w:pStyle w:val="GuidePedagogiqueTitre7Rponses"/>
              <w:ind w:right="224"/>
              <w:jc w:val="right"/>
              <w:rPr>
                <w:lang w:eastAsia="en-US"/>
              </w:rPr>
            </w:pPr>
          </w:p>
          <w:p w:rsidR="005B1B1F" w:rsidRDefault="005B1B1F" w:rsidP="0014376A">
            <w:pPr>
              <w:pStyle w:val="GuidePedagogiqueTitre7Rponses"/>
              <w:ind w:right="224"/>
              <w:jc w:val="right"/>
              <w:rPr>
                <w:lang w:eastAsia="en-US"/>
              </w:rPr>
            </w:pPr>
          </w:p>
          <w:p w:rsidR="005B1B1F" w:rsidRDefault="005B1B1F" w:rsidP="0014376A">
            <w:pPr>
              <w:pStyle w:val="GuidePedagogiqueTitre7Rponses"/>
              <w:ind w:right="224"/>
              <w:jc w:val="right"/>
              <w:rPr>
                <w:lang w:eastAsia="en-US"/>
              </w:rPr>
            </w:pPr>
            <w:r>
              <w:rPr>
                <w:lang w:eastAsia="en-US"/>
              </w:rPr>
              <w:t>8 804,00</w:t>
            </w:r>
          </w:p>
        </w:tc>
      </w:tr>
    </w:tbl>
    <w:p w:rsidR="005B1B1F" w:rsidRDefault="0014376A" w:rsidP="0014376A">
      <w:pPr>
        <w:pStyle w:val="GuidePedagogiqueTitre6Consignes"/>
      </w:pPr>
      <w:r>
        <w:lastRenderedPageBreak/>
        <w:t>2. C</w:t>
      </w:r>
      <w:r w:rsidR="005B1B1F">
        <w:t>alculez le montant des intérêts qui seront prélevés par l</w:t>
      </w:r>
      <w:r>
        <w:t>a banque à la fin de la période,</w:t>
      </w:r>
      <w:r w:rsidRPr="0014376A">
        <w:t xml:space="preserve"> </w:t>
      </w:r>
      <w:r>
        <w:t>compte tenu d’un taux annuel de découvert de 11,8</w:t>
      </w:r>
      <w:r>
        <w:rPr>
          <w:rFonts w:hint="eastAsia"/>
        </w:rPr>
        <w:t> </w:t>
      </w:r>
      <w:r>
        <w:t>%.</w:t>
      </w:r>
    </w:p>
    <w:tbl>
      <w:tblPr>
        <w:tblW w:w="5000" w:type="pct"/>
        <w:tblCellMar>
          <w:left w:w="70" w:type="dxa"/>
          <w:right w:w="70" w:type="dxa"/>
        </w:tblCellMar>
        <w:tblLook w:val="04A0"/>
      </w:tblPr>
      <w:tblGrid>
        <w:gridCol w:w="1301"/>
        <w:gridCol w:w="1181"/>
        <w:gridCol w:w="1184"/>
        <w:gridCol w:w="2125"/>
        <w:gridCol w:w="3371"/>
        <w:gridCol w:w="1184"/>
      </w:tblGrid>
      <w:tr w:rsidR="005B1B1F" w:rsidTr="0014376A">
        <w:trPr>
          <w:trHeight w:val="383"/>
        </w:trPr>
        <w:tc>
          <w:tcPr>
            <w:tcW w:w="629" w:type="pct"/>
            <w:tcBorders>
              <w:top w:val="single" w:sz="4" w:space="0" w:color="auto"/>
              <w:left w:val="single" w:sz="4" w:space="0" w:color="auto"/>
              <w:bottom w:val="single" w:sz="4" w:space="0" w:color="auto"/>
              <w:right w:val="single" w:sz="4" w:space="0" w:color="auto"/>
            </w:tcBorders>
            <w:vAlign w:val="center"/>
            <w:hideMark/>
          </w:tcPr>
          <w:p w:rsidR="005B1B1F" w:rsidRPr="0014376A" w:rsidRDefault="005B1B1F" w:rsidP="0014376A">
            <w:pPr>
              <w:pStyle w:val="GuidePedagogiqueTitre7Rponses"/>
              <w:jc w:val="center"/>
              <w:rPr>
                <w:b/>
                <w:color w:val="000000"/>
              </w:rPr>
            </w:pPr>
            <w:r w:rsidRPr="0014376A">
              <w:rPr>
                <w:b/>
                <w:color w:val="000000"/>
              </w:rPr>
              <w:t>Découvert</w:t>
            </w:r>
          </w:p>
        </w:tc>
        <w:tc>
          <w:tcPr>
            <w:tcW w:w="571" w:type="pct"/>
            <w:tcBorders>
              <w:top w:val="single" w:sz="4" w:space="0" w:color="auto"/>
              <w:left w:val="nil"/>
              <w:bottom w:val="single" w:sz="4" w:space="0" w:color="auto"/>
              <w:right w:val="single" w:sz="4" w:space="0" w:color="auto"/>
            </w:tcBorders>
            <w:vAlign w:val="center"/>
            <w:hideMark/>
          </w:tcPr>
          <w:p w:rsidR="005B1B1F" w:rsidRPr="0014376A" w:rsidRDefault="005B1B1F" w:rsidP="0014376A">
            <w:pPr>
              <w:pStyle w:val="GuidePedagogiqueTitre7Rponses"/>
              <w:jc w:val="center"/>
              <w:rPr>
                <w:b/>
                <w:color w:val="000000"/>
              </w:rPr>
            </w:pPr>
            <w:r w:rsidRPr="0014376A">
              <w:rPr>
                <w:b/>
                <w:color w:val="000000"/>
              </w:rPr>
              <w:t>Début</w:t>
            </w:r>
          </w:p>
        </w:tc>
        <w:tc>
          <w:tcPr>
            <w:tcW w:w="572" w:type="pct"/>
            <w:tcBorders>
              <w:top w:val="single" w:sz="4" w:space="0" w:color="auto"/>
              <w:left w:val="nil"/>
              <w:bottom w:val="single" w:sz="4" w:space="0" w:color="auto"/>
              <w:right w:val="single" w:sz="4" w:space="0" w:color="auto"/>
            </w:tcBorders>
            <w:vAlign w:val="center"/>
            <w:hideMark/>
          </w:tcPr>
          <w:p w:rsidR="005B1B1F" w:rsidRPr="0014376A" w:rsidRDefault="005B1B1F" w:rsidP="0014376A">
            <w:pPr>
              <w:pStyle w:val="GuidePedagogiqueTitre7Rponses"/>
              <w:jc w:val="center"/>
              <w:rPr>
                <w:b/>
                <w:color w:val="000000"/>
              </w:rPr>
            </w:pPr>
            <w:r w:rsidRPr="0014376A">
              <w:rPr>
                <w:b/>
                <w:color w:val="000000"/>
              </w:rPr>
              <w:t>Fin</w:t>
            </w:r>
          </w:p>
        </w:tc>
        <w:tc>
          <w:tcPr>
            <w:tcW w:w="1027" w:type="pct"/>
            <w:tcBorders>
              <w:top w:val="single" w:sz="4" w:space="0" w:color="auto"/>
              <w:left w:val="nil"/>
              <w:bottom w:val="single" w:sz="4" w:space="0" w:color="auto"/>
              <w:right w:val="single" w:sz="4" w:space="0" w:color="auto"/>
            </w:tcBorders>
            <w:vAlign w:val="center"/>
            <w:hideMark/>
          </w:tcPr>
          <w:p w:rsidR="005B1B1F" w:rsidRPr="0014376A" w:rsidRDefault="005B1B1F" w:rsidP="0014376A">
            <w:pPr>
              <w:pStyle w:val="GuidePedagogiqueTitre7Rponses"/>
              <w:jc w:val="center"/>
              <w:rPr>
                <w:b/>
                <w:color w:val="000000"/>
              </w:rPr>
            </w:pPr>
            <w:r w:rsidRPr="0014376A">
              <w:rPr>
                <w:b/>
                <w:color w:val="000000"/>
              </w:rPr>
              <w:t>Nombre de jours</w:t>
            </w:r>
          </w:p>
        </w:tc>
        <w:tc>
          <w:tcPr>
            <w:tcW w:w="2202" w:type="pct"/>
            <w:gridSpan w:val="2"/>
            <w:tcBorders>
              <w:top w:val="single" w:sz="4" w:space="0" w:color="auto"/>
              <w:left w:val="nil"/>
              <w:bottom w:val="single" w:sz="4" w:space="0" w:color="auto"/>
              <w:right w:val="single" w:sz="4" w:space="0" w:color="auto"/>
            </w:tcBorders>
            <w:vAlign w:val="center"/>
            <w:hideMark/>
          </w:tcPr>
          <w:p w:rsidR="005B1B1F" w:rsidRPr="0014376A" w:rsidRDefault="005B1B1F" w:rsidP="0014376A">
            <w:pPr>
              <w:pStyle w:val="GuidePedagogiqueTitre7Rponses"/>
              <w:jc w:val="center"/>
              <w:rPr>
                <w:b/>
                <w:color w:val="000000"/>
              </w:rPr>
            </w:pPr>
            <w:r w:rsidRPr="0014376A">
              <w:rPr>
                <w:b/>
                <w:color w:val="000000"/>
              </w:rPr>
              <w:t>Intérêts</w:t>
            </w:r>
          </w:p>
        </w:tc>
      </w:tr>
      <w:tr w:rsidR="005B1B1F" w:rsidTr="005B1B1F">
        <w:trPr>
          <w:trHeight w:val="315"/>
        </w:trPr>
        <w:tc>
          <w:tcPr>
            <w:tcW w:w="629" w:type="pct"/>
            <w:tcBorders>
              <w:top w:val="nil"/>
              <w:left w:val="single" w:sz="4" w:space="0" w:color="auto"/>
              <w:bottom w:val="single" w:sz="4" w:space="0" w:color="auto"/>
              <w:right w:val="single" w:sz="4" w:space="0" w:color="auto"/>
            </w:tcBorders>
            <w:vAlign w:val="center"/>
            <w:hideMark/>
          </w:tcPr>
          <w:p w:rsidR="005B1B1F" w:rsidRDefault="005B1B1F" w:rsidP="0014376A">
            <w:pPr>
              <w:pStyle w:val="GuidePedagogiqueTitre7Rponses"/>
              <w:ind w:right="168"/>
              <w:jc w:val="right"/>
              <w:rPr>
                <w:color w:val="000000"/>
              </w:rPr>
            </w:pPr>
            <w:r>
              <w:rPr>
                <w:color w:val="000000"/>
              </w:rPr>
              <w:t>24</w:t>
            </w:r>
            <w:r w:rsidR="0029683E">
              <w:rPr>
                <w:rFonts w:hint="eastAsia"/>
                <w:color w:val="000000"/>
              </w:rPr>
              <w:t> </w:t>
            </w:r>
            <w:r w:rsidR="0029683E">
              <w:rPr>
                <w:color w:val="000000"/>
              </w:rPr>
              <w:t>1</w:t>
            </w:r>
            <w:r>
              <w:rPr>
                <w:color w:val="000000"/>
              </w:rPr>
              <w:t>46,00</w:t>
            </w:r>
          </w:p>
        </w:tc>
        <w:tc>
          <w:tcPr>
            <w:tcW w:w="571" w:type="pct"/>
            <w:tcBorders>
              <w:top w:val="nil"/>
              <w:left w:val="nil"/>
              <w:bottom w:val="single" w:sz="4" w:space="0" w:color="auto"/>
              <w:right w:val="single" w:sz="4" w:space="0" w:color="auto"/>
            </w:tcBorders>
            <w:vAlign w:val="center"/>
            <w:hideMark/>
          </w:tcPr>
          <w:p w:rsidR="005B1B1F" w:rsidRDefault="005B1B1F" w:rsidP="0014376A">
            <w:pPr>
              <w:pStyle w:val="GuidePedagogiqueTitre7Rponses"/>
              <w:jc w:val="center"/>
              <w:rPr>
                <w:color w:val="000000"/>
              </w:rPr>
            </w:pPr>
            <w:r>
              <w:rPr>
                <w:color w:val="000000"/>
              </w:rPr>
              <w:t>14</w:t>
            </w:r>
            <w:r w:rsidR="0014376A">
              <w:rPr>
                <w:color w:val="000000"/>
              </w:rPr>
              <w:t>/09</w:t>
            </w:r>
          </w:p>
        </w:tc>
        <w:tc>
          <w:tcPr>
            <w:tcW w:w="572" w:type="pct"/>
            <w:tcBorders>
              <w:top w:val="nil"/>
              <w:left w:val="nil"/>
              <w:bottom w:val="single" w:sz="4" w:space="0" w:color="auto"/>
              <w:right w:val="single" w:sz="4" w:space="0" w:color="auto"/>
            </w:tcBorders>
            <w:vAlign w:val="center"/>
            <w:hideMark/>
          </w:tcPr>
          <w:p w:rsidR="005B1B1F" w:rsidRDefault="005B1B1F" w:rsidP="0014376A">
            <w:pPr>
              <w:pStyle w:val="GuidePedagogiqueTitre7Rponses"/>
              <w:jc w:val="center"/>
              <w:rPr>
                <w:color w:val="000000"/>
              </w:rPr>
            </w:pPr>
            <w:r>
              <w:rPr>
                <w:color w:val="000000"/>
              </w:rPr>
              <w:t>20</w:t>
            </w:r>
            <w:r w:rsidR="0014376A">
              <w:rPr>
                <w:color w:val="000000"/>
              </w:rPr>
              <w:t>/09</w:t>
            </w:r>
          </w:p>
        </w:tc>
        <w:tc>
          <w:tcPr>
            <w:tcW w:w="1027" w:type="pct"/>
            <w:tcBorders>
              <w:top w:val="nil"/>
              <w:left w:val="nil"/>
              <w:bottom w:val="single" w:sz="4" w:space="0" w:color="auto"/>
              <w:right w:val="single" w:sz="4" w:space="0" w:color="auto"/>
            </w:tcBorders>
            <w:vAlign w:val="center"/>
            <w:hideMark/>
          </w:tcPr>
          <w:p w:rsidR="005B1B1F" w:rsidRDefault="005B1B1F" w:rsidP="0014376A">
            <w:pPr>
              <w:pStyle w:val="GuidePedagogiqueTitre7Rponses"/>
              <w:ind w:right="264"/>
              <w:jc w:val="right"/>
              <w:rPr>
                <w:color w:val="000000"/>
              </w:rPr>
            </w:pPr>
            <w:r>
              <w:rPr>
                <w:color w:val="000000"/>
              </w:rPr>
              <w:t>20 –</w:t>
            </w:r>
            <w:r w:rsidR="0029683E">
              <w:rPr>
                <w:color w:val="000000"/>
              </w:rPr>
              <w:t xml:space="preserve"> </w:t>
            </w:r>
            <w:r>
              <w:rPr>
                <w:color w:val="000000"/>
              </w:rPr>
              <w:t>14 = 6</w:t>
            </w:r>
          </w:p>
        </w:tc>
        <w:tc>
          <w:tcPr>
            <w:tcW w:w="1629" w:type="pct"/>
            <w:tcBorders>
              <w:top w:val="nil"/>
              <w:left w:val="nil"/>
              <w:bottom w:val="single" w:sz="4" w:space="0" w:color="auto"/>
              <w:right w:val="nil"/>
            </w:tcBorders>
            <w:vAlign w:val="center"/>
            <w:hideMark/>
          </w:tcPr>
          <w:p w:rsidR="005B1B1F" w:rsidRDefault="005B1B1F" w:rsidP="0029683E">
            <w:pPr>
              <w:pStyle w:val="GuidePedagogiqueTitre7Rponses"/>
              <w:rPr>
                <w:color w:val="000000"/>
              </w:rPr>
            </w:pPr>
            <w:r>
              <w:rPr>
                <w:color w:val="000000"/>
              </w:rPr>
              <w:t>24 146 x 11,8</w:t>
            </w:r>
            <w:r w:rsidR="0029683E">
              <w:rPr>
                <w:rFonts w:hint="eastAsia"/>
                <w:color w:val="000000"/>
              </w:rPr>
              <w:t> </w:t>
            </w:r>
            <w:r w:rsidR="0029683E">
              <w:rPr>
                <w:color w:val="000000"/>
              </w:rPr>
              <w:t>%</w:t>
            </w:r>
            <w:r>
              <w:rPr>
                <w:color w:val="000000"/>
              </w:rPr>
              <w:t xml:space="preserve"> x 6/360</w:t>
            </w:r>
          </w:p>
        </w:tc>
        <w:tc>
          <w:tcPr>
            <w:tcW w:w="573" w:type="pct"/>
            <w:tcBorders>
              <w:top w:val="nil"/>
              <w:left w:val="nil"/>
              <w:bottom w:val="single" w:sz="4" w:space="0" w:color="auto"/>
              <w:right w:val="single" w:sz="4" w:space="0" w:color="auto"/>
            </w:tcBorders>
            <w:noWrap/>
            <w:vAlign w:val="bottom"/>
            <w:hideMark/>
          </w:tcPr>
          <w:p w:rsidR="005B1B1F" w:rsidRDefault="005B1B1F" w:rsidP="0014376A">
            <w:pPr>
              <w:pStyle w:val="GuidePedagogiqueTitre7Rponses"/>
              <w:ind w:right="141"/>
              <w:jc w:val="right"/>
              <w:rPr>
                <w:color w:val="000000"/>
              </w:rPr>
            </w:pPr>
            <w:r>
              <w:rPr>
                <w:color w:val="000000"/>
              </w:rPr>
              <w:t>47,48</w:t>
            </w:r>
          </w:p>
        </w:tc>
      </w:tr>
      <w:tr w:rsidR="005B1B1F" w:rsidTr="005B1B1F">
        <w:trPr>
          <w:trHeight w:val="315"/>
        </w:trPr>
        <w:tc>
          <w:tcPr>
            <w:tcW w:w="629" w:type="pct"/>
            <w:tcBorders>
              <w:top w:val="nil"/>
              <w:left w:val="single" w:sz="4" w:space="0" w:color="auto"/>
              <w:bottom w:val="single" w:sz="4" w:space="0" w:color="auto"/>
              <w:right w:val="single" w:sz="4" w:space="0" w:color="auto"/>
            </w:tcBorders>
            <w:vAlign w:val="center"/>
            <w:hideMark/>
          </w:tcPr>
          <w:p w:rsidR="005B1B1F" w:rsidRDefault="005B1B1F" w:rsidP="0014376A">
            <w:pPr>
              <w:pStyle w:val="GuidePedagogiqueTitre7Rponses"/>
              <w:ind w:right="168"/>
              <w:jc w:val="right"/>
              <w:rPr>
                <w:color w:val="000000"/>
              </w:rPr>
            </w:pPr>
            <w:r>
              <w:rPr>
                <w:color w:val="000000"/>
              </w:rPr>
              <w:t>3</w:t>
            </w:r>
            <w:r w:rsidR="0029683E">
              <w:rPr>
                <w:rFonts w:hint="eastAsia"/>
                <w:color w:val="000000"/>
              </w:rPr>
              <w:t> </w:t>
            </w:r>
            <w:r w:rsidR="0029683E">
              <w:rPr>
                <w:color w:val="000000"/>
              </w:rPr>
              <w:t>6</w:t>
            </w:r>
            <w:r>
              <w:rPr>
                <w:color w:val="000000"/>
              </w:rPr>
              <w:t>46,00</w:t>
            </w:r>
          </w:p>
        </w:tc>
        <w:tc>
          <w:tcPr>
            <w:tcW w:w="571" w:type="pct"/>
            <w:tcBorders>
              <w:top w:val="nil"/>
              <w:left w:val="nil"/>
              <w:bottom w:val="single" w:sz="4" w:space="0" w:color="auto"/>
              <w:right w:val="single" w:sz="4" w:space="0" w:color="auto"/>
            </w:tcBorders>
            <w:vAlign w:val="center"/>
            <w:hideMark/>
          </w:tcPr>
          <w:p w:rsidR="005B1B1F" w:rsidRDefault="005B1B1F" w:rsidP="0014376A">
            <w:pPr>
              <w:pStyle w:val="GuidePedagogiqueTitre7Rponses"/>
              <w:jc w:val="center"/>
              <w:rPr>
                <w:color w:val="000000"/>
              </w:rPr>
            </w:pPr>
            <w:r>
              <w:rPr>
                <w:color w:val="000000"/>
              </w:rPr>
              <w:t>20</w:t>
            </w:r>
            <w:r w:rsidR="0014376A">
              <w:rPr>
                <w:color w:val="000000"/>
              </w:rPr>
              <w:t>/09</w:t>
            </w:r>
          </w:p>
        </w:tc>
        <w:tc>
          <w:tcPr>
            <w:tcW w:w="572" w:type="pct"/>
            <w:tcBorders>
              <w:top w:val="nil"/>
              <w:left w:val="nil"/>
              <w:bottom w:val="single" w:sz="4" w:space="0" w:color="auto"/>
              <w:right w:val="single" w:sz="4" w:space="0" w:color="auto"/>
            </w:tcBorders>
            <w:vAlign w:val="center"/>
            <w:hideMark/>
          </w:tcPr>
          <w:p w:rsidR="005B1B1F" w:rsidRDefault="005B1B1F" w:rsidP="0014376A">
            <w:pPr>
              <w:pStyle w:val="GuidePedagogiqueTitre7Rponses"/>
              <w:jc w:val="center"/>
              <w:rPr>
                <w:color w:val="000000"/>
              </w:rPr>
            </w:pPr>
            <w:r>
              <w:rPr>
                <w:color w:val="000000"/>
              </w:rPr>
              <w:t>23</w:t>
            </w:r>
            <w:r w:rsidR="0014376A">
              <w:rPr>
                <w:color w:val="000000"/>
              </w:rPr>
              <w:t>/09</w:t>
            </w:r>
          </w:p>
        </w:tc>
        <w:tc>
          <w:tcPr>
            <w:tcW w:w="1027" w:type="pct"/>
            <w:tcBorders>
              <w:top w:val="nil"/>
              <w:left w:val="nil"/>
              <w:bottom w:val="single" w:sz="4" w:space="0" w:color="auto"/>
              <w:right w:val="single" w:sz="4" w:space="0" w:color="auto"/>
            </w:tcBorders>
            <w:vAlign w:val="center"/>
            <w:hideMark/>
          </w:tcPr>
          <w:p w:rsidR="005B1B1F" w:rsidRDefault="005B1B1F" w:rsidP="0014376A">
            <w:pPr>
              <w:pStyle w:val="GuidePedagogiqueTitre7Rponses"/>
              <w:ind w:right="264"/>
              <w:jc w:val="right"/>
              <w:rPr>
                <w:color w:val="000000"/>
              </w:rPr>
            </w:pPr>
            <w:r>
              <w:rPr>
                <w:color w:val="000000"/>
              </w:rPr>
              <w:t>23</w:t>
            </w:r>
            <w:r w:rsidR="0029683E">
              <w:rPr>
                <w:color w:val="000000"/>
              </w:rPr>
              <w:t xml:space="preserve"> </w:t>
            </w:r>
            <w:r>
              <w:rPr>
                <w:color w:val="000000"/>
              </w:rPr>
              <w:t>–</w:t>
            </w:r>
            <w:r w:rsidR="0029683E">
              <w:rPr>
                <w:color w:val="000000"/>
              </w:rPr>
              <w:t xml:space="preserve"> </w:t>
            </w:r>
            <w:r>
              <w:rPr>
                <w:color w:val="000000"/>
              </w:rPr>
              <w:t>20 = 3</w:t>
            </w:r>
          </w:p>
        </w:tc>
        <w:tc>
          <w:tcPr>
            <w:tcW w:w="1629" w:type="pct"/>
            <w:tcBorders>
              <w:top w:val="nil"/>
              <w:left w:val="nil"/>
              <w:bottom w:val="single" w:sz="4" w:space="0" w:color="auto"/>
              <w:right w:val="nil"/>
            </w:tcBorders>
            <w:vAlign w:val="center"/>
            <w:hideMark/>
          </w:tcPr>
          <w:p w:rsidR="005B1B1F" w:rsidRDefault="005B1B1F" w:rsidP="0029683E">
            <w:pPr>
              <w:pStyle w:val="GuidePedagogiqueTitre7Rponses"/>
              <w:rPr>
                <w:color w:val="000000"/>
              </w:rPr>
            </w:pPr>
            <w:r>
              <w:rPr>
                <w:color w:val="000000"/>
              </w:rPr>
              <w:t>3 646 x 11,8</w:t>
            </w:r>
            <w:r w:rsidR="0029683E">
              <w:rPr>
                <w:rFonts w:hint="eastAsia"/>
                <w:color w:val="000000"/>
              </w:rPr>
              <w:t> </w:t>
            </w:r>
            <w:r w:rsidR="0029683E">
              <w:rPr>
                <w:color w:val="000000"/>
              </w:rPr>
              <w:t>%</w:t>
            </w:r>
            <w:r w:rsidR="0014376A">
              <w:rPr>
                <w:color w:val="000000"/>
              </w:rPr>
              <w:t xml:space="preserve"> x 3/</w:t>
            </w:r>
            <w:r>
              <w:rPr>
                <w:color w:val="000000"/>
              </w:rPr>
              <w:t>360</w:t>
            </w:r>
          </w:p>
        </w:tc>
        <w:tc>
          <w:tcPr>
            <w:tcW w:w="573" w:type="pct"/>
            <w:tcBorders>
              <w:top w:val="nil"/>
              <w:left w:val="nil"/>
              <w:bottom w:val="single" w:sz="4" w:space="0" w:color="auto"/>
              <w:right w:val="single" w:sz="4" w:space="0" w:color="auto"/>
            </w:tcBorders>
            <w:noWrap/>
            <w:vAlign w:val="bottom"/>
            <w:hideMark/>
          </w:tcPr>
          <w:p w:rsidR="005B1B1F" w:rsidRDefault="005B1B1F" w:rsidP="0014376A">
            <w:pPr>
              <w:pStyle w:val="GuidePedagogiqueTitre7Rponses"/>
              <w:ind w:right="141"/>
              <w:jc w:val="right"/>
              <w:rPr>
                <w:color w:val="000000"/>
              </w:rPr>
            </w:pPr>
            <w:r>
              <w:rPr>
                <w:color w:val="000000"/>
              </w:rPr>
              <w:t>3,58</w:t>
            </w:r>
          </w:p>
        </w:tc>
      </w:tr>
      <w:tr w:rsidR="005B1B1F" w:rsidTr="005B1B1F">
        <w:trPr>
          <w:trHeight w:val="315"/>
        </w:trPr>
        <w:tc>
          <w:tcPr>
            <w:tcW w:w="629" w:type="pct"/>
            <w:tcBorders>
              <w:top w:val="nil"/>
              <w:left w:val="single" w:sz="4" w:space="0" w:color="auto"/>
              <w:bottom w:val="single" w:sz="4" w:space="0" w:color="auto"/>
              <w:right w:val="single" w:sz="4" w:space="0" w:color="auto"/>
            </w:tcBorders>
            <w:vAlign w:val="center"/>
            <w:hideMark/>
          </w:tcPr>
          <w:p w:rsidR="005B1B1F" w:rsidRDefault="005B1B1F" w:rsidP="0014376A">
            <w:pPr>
              <w:pStyle w:val="GuidePedagogiqueTitre7Rponses"/>
              <w:ind w:right="168"/>
              <w:jc w:val="right"/>
              <w:rPr>
                <w:color w:val="000000"/>
              </w:rPr>
            </w:pPr>
            <w:r>
              <w:rPr>
                <w:color w:val="000000"/>
              </w:rPr>
              <w:t>25</w:t>
            </w:r>
            <w:r w:rsidR="0029683E">
              <w:rPr>
                <w:rFonts w:hint="eastAsia"/>
                <w:color w:val="000000"/>
              </w:rPr>
              <w:t> </w:t>
            </w:r>
            <w:r w:rsidR="0029683E">
              <w:rPr>
                <w:color w:val="000000"/>
              </w:rPr>
              <w:t>7</w:t>
            </w:r>
            <w:r>
              <w:rPr>
                <w:color w:val="000000"/>
              </w:rPr>
              <w:t>96,00</w:t>
            </w:r>
          </w:p>
        </w:tc>
        <w:tc>
          <w:tcPr>
            <w:tcW w:w="571" w:type="pct"/>
            <w:tcBorders>
              <w:top w:val="nil"/>
              <w:left w:val="nil"/>
              <w:bottom w:val="single" w:sz="4" w:space="0" w:color="auto"/>
              <w:right w:val="single" w:sz="4" w:space="0" w:color="auto"/>
            </w:tcBorders>
            <w:vAlign w:val="center"/>
            <w:hideMark/>
          </w:tcPr>
          <w:p w:rsidR="005B1B1F" w:rsidRDefault="005B1B1F" w:rsidP="0014376A">
            <w:pPr>
              <w:pStyle w:val="GuidePedagogiqueTitre7Rponses"/>
              <w:jc w:val="center"/>
              <w:rPr>
                <w:color w:val="000000"/>
              </w:rPr>
            </w:pPr>
            <w:r>
              <w:rPr>
                <w:color w:val="000000"/>
              </w:rPr>
              <w:t>23</w:t>
            </w:r>
            <w:r w:rsidR="0014376A">
              <w:rPr>
                <w:color w:val="000000"/>
              </w:rPr>
              <w:t>/09</w:t>
            </w:r>
          </w:p>
        </w:tc>
        <w:tc>
          <w:tcPr>
            <w:tcW w:w="572" w:type="pct"/>
            <w:tcBorders>
              <w:top w:val="nil"/>
              <w:left w:val="nil"/>
              <w:bottom w:val="single" w:sz="4" w:space="0" w:color="auto"/>
              <w:right w:val="single" w:sz="4" w:space="0" w:color="auto"/>
            </w:tcBorders>
            <w:vAlign w:val="center"/>
            <w:hideMark/>
          </w:tcPr>
          <w:p w:rsidR="005B1B1F" w:rsidRDefault="005B1B1F" w:rsidP="0014376A">
            <w:pPr>
              <w:pStyle w:val="GuidePedagogiqueTitre7Rponses"/>
              <w:jc w:val="center"/>
              <w:rPr>
                <w:color w:val="000000"/>
              </w:rPr>
            </w:pPr>
            <w:r>
              <w:rPr>
                <w:color w:val="000000"/>
              </w:rPr>
              <w:t>01</w:t>
            </w:r>
            <w:r w:rsidR="0014376A">
              <w:rPr>
                <w:color w:val="000000"/>
              </w:rPr>
              <w:t>/10</w:t>
            </w:r>
          </w:p>
        </w:tc>
        <w:tc>
          <w:tcPr>
            <w:tcW w:w="1027" w:type="pct"/>
            <w:tcBorders>
              <w:top w:val="nil"/>
              <w:left w:val="nil"/>
              <w:bottom w:val="single" w:sz="4" w:space="0" w:color="auto"/>
              <w:right w:val="single" w:sz="4" w:space="0" w:color="auto"/>
            </w:tcBorders>
            <w:vAlign w:val="center"/>
            <w:hideMark/>
          </w:tcPr>
          <w:p w:rsidR="005B1B1F" w:rsidRDefault="005B1B1F" w:rsidP="0014376A">
            <w:pPr>
              <w:pStyle w:val="GuidePedagogiqueTitre7Rponses"/>
              <w:ind w:right="264"/>
              <w:jc w:val="right"/>
              <w:rPr>
                <w:color w:val="000000"/>
              </w:rPr>
            </w:pPr>
            <w:r>
              <w:rPr>
                <w:color w:val="000000"/>
              </w:rPr>
              <w:t>30</w:t>
            </w:r>
            <w:r w:rsidR="0029683E">
              <w:rPr>
                <w:color w:val="000000"/>
              </w:rPr>
              <w:t xml:space="preserve"> </w:t>
            </w:r>
            <w:r>
              <w:rPr>
                <w:color w:val="000000"/>
              </w:rPr>
              <w:t>–</w:t>
            </w:r>
            <w:r w:rsidR="0029683E">
              <w:rPr>
                <w:color w:val="000000"/>
              </w:rPr>
              <w:t xml:space="preserve"> </w:t>
            </w:r>
            <w:r>
              <w:rPr>
                <w:color w:val="000000"/>
              </w:rPr>
              <w:t>23 + 1 = 8</w:t>
            </w:r>
          </w:p>
        </w:tc>
        <w:tc>
          <w:tcPr>
            <w:tcW w:w="1629" w:type="pct"/>
            <w:tcBorders>
              <w:top w:val="nil"/>
              <w:left w:val="nil"/>
              <w:bottom w:val="single" w:sz="4" w:space="0" w:color="auto"/>
              <w:right w:val="nil"/>
            </w:tcBorders>
            <w:vAlign w:val="center"/>
            <w:hideMark/>
          </w:tcPr>
          <w:p w:rsidR="005B1B1F" w:rsidRDefault="005B1B1F" w:rsidP="005B1B1F">
            <w:pPr>
              <w:pStyle w:val="GuidePedagogiqueTitre7Rponses"/>
              <w:rPr>
                <w:color w:val="000000"/>
              </w:rPr>
            </w:pPr>
            <w:r>
              <w:rPr>
                <w:color w:val="000000"/>
              </w:rPr>
              <w:t>25 796 x 11,8</w:t>
            </w:r>
            <w:r w:rsidR="0029683E">
              <w:rPr>
                <w:rFonts w:hint="eastAsia"/>
                <w:color w:val="000000"/>
              </w:rPr>
              <w:t> </w:t>
            </w:r>
            <w:r w:rsidR="0029683E">
              <w:rPr>
                <w:color w:val="000000"/>
              </w:rPr>
              <w:t>%</w:t>
            </w:r>
            <w:r w:rsidR="0014376A">
              <w:rPr>
                <w:color w:val="000000"/>
              </w:rPr>
              <w:t xml:space="preserve"> x 8</w:t>
            </w:r>
            <w:r>
              <w:rPr>
                <w:color w:val="000000"/>
              </w:rPr>
              <w:t>/360 =</w:t>
            </w:r>
          </w:p>
        </w:tc>
        <w:tc>
          <w:tcPr>
            <w:tcW w:w="573" w:type="pct"/>
            <w:tcBorders>
              <w:top w:val="nil"/>
              <w:left w:val="nil"/>
              <w:bottom w:val="single" w:sz="4" w:space="0" w:color="auto"/>
              <w:right w:val="single" w:sz="4" w:space="0" w:color="auto"/>
            </w:tcBorders>
            <w:noWrap/>
            <w:vAlign w:val="bottom"/>
            <w:hideMark/>
          </w:tcPr>
          <w:p w:rsidR="005B1B1F" w:rsidRDefault="005B1B1F" w:rsidP="0014376A">
            <w:pPr>
              <w:pStyle w:val="GuidePedagogiqueTitre7Rponses"/>
              <w:ind w:right="141"/>
              <w:jc w:val="right"/>
              <w:rPr>
                <w:color w:val="000000"/>
              </w:rPr>
            </w:pPr>
            <w:r>
              <w:rPr>
                <w:color w:val="000000"/>
              </w:rPr>
              <w:t>67,64</w:t>
            </w:r>
          </w:p>
        </w:tc>
      </w:tr>
      <w:tr w:rsidR="005B1B1F" w:rsidTr="005B1B1F">
        <w:trPr>
          <w:trHeight w:val="315"/>
        </w:trPr>
        <w:tc>
          <w:tcPr>
            <w:tcW w:w="629" w:type="pct"/>
            <w:noWrap/>
            <w:vAlign w:val="bottom"/>
            <w:hideMark/>
          </w:tcPr>
          <w:p w:rsidR="005B1B1F" w:rsidRDefault="005B1B1F" w:rsidP="005B1B1F">
            <w:pPr>
              <w:pStyle w:val="GuidePedagogiqueTitre7Rponses"/>
            </w:pPr>
          </w:p>
        </w:tc>
        <w:tc>
          <w:tcPr>
            <w:tcW w:w="571" w:type="pct"/>
            <w:noWrap/>
            <w:vAlign w:val="bottom"/>
            <w:hideMark/>
          </w:tcPr>
          <w:p w:rsidR="005B1B1F" w:rsidRDefault="005B1B1F" w:rsidP="005B1B1F">
            <w:pPr>
              <w:pStyle w:val="GuidePedagogiqueTitre7Rponses"/>
            </w:pPr>
          </w:p>
        </w:tc>
        <w:tc>
          <w:tcPr>
            <w:tcW w:w="572" w:type="pct"/>
            <w:noWrap/>
            <w:vAlign w:val="bottom"/>
            <w:hideMark/>
          </w:tcPr>
          <w:p w:rsidR="005B1B1F" w:rsidRDefault="005B1B1F" w:rsidP="005B1B1F">
            <w:pPr>
              <w:pStyle w:val="GuidePedagogiqueTitre7Rponses"/>
            </w:pPr>
          </w:p>
        </w:tc>
        <w:tc>
          <w:tcPr>
            <w:tcW w:w="1027" w:type="pct"/>
            <w:noWrap/>
            <w:vAlign w:val="bottom"/>
            <w:hideMark/>
          </w:tcPr>
          <w:p w:rsidR="005B1B1F" w:rsidRDefault="005B1B1F" w:rsidP="005B1B1F">
            <w:pPr>
              <w:pStyle w:val="GuidePedagogiqueTitre7Rponses"/>
            </w:pPr>
          </w:p>
        </w:tc>
        <w:tc>
          <w:tcPr>
            <w:tcW w:w="1629" w:type="pct"/>
            <w:noWrap/>
            <w:vAlign w:val="bottom"/>
            <w:hideMark/>
          </w:tcPr>
          <w:p w:rsidR="005B1B1F" w:rsidRDefault="005B1B1F" w:rsidP="0029683E">
            <w:pPr>
              <w:pStyle w:val="GuidePedagogiqueTitre7Rponses"/>
              <w:rPr>
                <w:color w:val="000000"/>
              </w:rPr>
            </w:pPr>
            <w:r>
              <w:rPr>
                <w:color w:val="000000"/>
              </w:rPr>
              <w:t>Total des intérêts</w:t>
            </w:r>
          </w:p>
        </w:tc>
        <w:tc>
          <w:tcPr>
            <w:tcW w:w="573" w:type="pct"/>
            <w:tcBorders>
              <w:top w:val="nil"/>
              <w:left w:val="single" w:sz="4" w:space="0" w:color="auto"/>
              <w:bottom w:val="single" w:sz="4" w:space="0" w:color="auto"/>
              <w:right w:val="single" w:sz="4" w:space="0" w:color="auto"/>
            </w:tcBorders>
            <w:noWrap/>
            <w:vAlign w:val="bottom"/>
            <w:hideMark/>
          </w:tcPr>
          <w:p w:rsidR="005B1B1F" w:rsidRDefault="005B1B1F" w:rsidP="0014376A">
            <w:pPr>
              <w:pStyle w:val="GuidePedagogiqueTitre7Rponses"/>
              <w:ind w:right="141"/>
              <w:jc w:val="right"/>
              <w:rPr>
                <w:color w:val="000000"/>
              </w:rPr>
            </w:pPr>
            <w:r>
              <w:rPr>
                <w:color w:val="000000"/>
              </w:rPr>
              <w:t>118,70</w:t>
            </w:r>
          </w:p>
        </w:tc>
      </w:tr>
    </w:tbl>
    <w:p w:rsidR="005B1B1F" w:rsidRDefault="005B1B1F" w:rsidP="0014376A">
      <w:pPr>
        <w:pStyle w:val="GuidePedagogiqueTitre5Missionsnumros"/>
      </w:pPr>
      <w:r>
        <w:rPr>
          <w:rFonts w:eastAsiaTheme="majorEastAsia"/>
        </w:rPr>
        <w:t>Exercice 5</w:t>
      </w:r>
    </w:p>
    <w:p w:rsidR="005B1B1F" w:rsidRDefault="0014376A" w:rsidP="005B1B1F">
      <w:pPr>
        <w:pStyle w:val="GuidePedagogiqueTitre7Rponses"/>
        <w:rPr>
          <w:b/>
        </w:rPr>
      </w:pPr>
      <w:r w:rsidRPr="0014376A">
        <w:rPr>
          <w:b/>
        </w:rPr>
        <w:t xml:space="preserve">&gt; </w:t>
      </w:r>
      <w:r w:rsidR="005B1B1F" w:rsidRPr="0014376A">
        <w:rPr>
          <w:b/>
        </w:rPr>
        <w:t>Calculez le montant net versé par la banque.</w:t>
      </w:r>
    </w:p>
    <w:p w:rsidR="0014376A" w:rsidRPr="0014376A" w:rsidRDefault="0014376A" w:rsidP="005B1B1F">
      <w:pPr>
        <w:pStyle w:val="GuidePedagogiqueTitre7Rponses"/>
        <w:rPr>
          <w:b/>
          <w:color w:val="000000"/>
        </w:rPr>
      </w:pPr>
      <w:r w:rsidRPr="0014376A">
        <w:rPr>
          <w:b/>
          <w:color w:val="000000"/>
        </w:rPr>
        <w:t>Calcul du nombre de jours</w:t>
      </w:r>
    </w:p>
    <w:p w:rsidR="0014376A" w:rsidRDefault="005B1B1F" w:rsidP="005B1B1F">
      <w:pPr>
        <w:pStyle w:val="GuidePedagogiqueTitre7Rponses"/>
        <w:rPr>
          <w:color w:val="000000"/>
        </w:rPr>
      </w:pPr>
      <w:r w:rsidRPr="00261399">
        <w:rPr>
          <w:color w:val="000000"/>
        </w:rPr>
        <w:t>Décembre</w:t>
      </w:r>
      <w:r>
        <w:rPr>
          <w:color w:val="000000"/>
        </w:rPr>
        <w:t xml:space="preserve"> : </w:t>
      </w:r>
      <w:r w:rsidRPr="00B273A3">
        <w:rPr>
          <w:color w:val="000000"/>
        </w:rPr>
        <w:t>9</w:t>
      </w:r>
      <w:r w:rsidRPr="00261399">
        <w:rPr>
          <w:color w:val="000000"/>
        </w:rPr>
        <w:t xml:space="preserve"> </w:t>
      </w:r>
      <w:r>
        <w:rPr>
          <w:color w:val="000000"/>
        </w:rPr>
        <w:t xml:space="preserve">jours </w:t>
      </w:r>
      <w:r w:rsidRPr="00261399">
        <w:rPr>
          <w:color w:val="000000"/>
        </w:rPr>
        <w:t>(31 – 2</w:t>
      </w:r>
      <w:r w:rsidRPr="00B273A3">
        <w:rPr>
          <w:color w:val="000000"/>
        </w:rPr>
        <w:t>2</w:t>
      </w:r>
      <w:r w:rsidRPr="00261399">
        <w:rPr>
          <w:color w:val="000000"/>
        </w:rPr>
        <w:t>)</w:t>
      </w:r>
    </w:p>
    <w:p w:rsidR="0014376A" w:rsidRDefault="0014376A" w:rsidP="005B1B1F">
      <w:pPr>
        <w:pStyle w:val="GuidePedagogiqueTitre7Rponses"/>
        <w:rPr>
          <w:color w:val="000000"/>
        </w:rPr>
      </w:pPr>
      <w:r>
        <w:rPr>
          <w:color w:val="000000"/>
        </w:rPr>
        <w:t>J</w:t>
      </w:r>
      <w:r w:rsidR="005B1B1F" w:rsidRPr="00261399">
        <w:rPr>
          <w:color w:val="000000"/>
        </w:rPr>
        <w:t>anvier</w:t>
      </w:r>
      <w:r w:rsidR="005B1B1F">
        <w:rPr>
          <w:color w:val="000000"/>
        </w:rPr>
        <w:t xml:space="preserve"> : </w:t>
      </w:r>
      <w:r w:rsidR="005B1B1F" w:rsidRPr="00261399">
        <w:rPr>
          <w:color w:val="000000"/>
        </w:rPr>
        <w:t>31</w:t>
      </w:r>
      <w:r w:rsidR="005B1B1F" w:rsidRPr="00B273A3">
        <w:rPr>
          <w:color w:val="000000"/>
        </w:rPr>
        <w:t xml:space="preserve"> </w:t>
      </w:r>
      <w:r>
        <w:rPr>
          <w:color w:val="000000"/>
        </w:rPr>
        <w:t>jours</w:t>
      </w:r>
    </w:p>
    <w:p w:rsidR="005B1B1F" w:rsidRDefault="0014376A" w:rsidP="005B1B1F">
      <w:pPr>
        <w:pStyle w:val="GuidePedagogiqueTitre7Rponses"/>
        <w:rPr>
          <w:color w:val="000000"/>
        </w:rPr>
      </w:pPr>
      <w:r>
        <w:rPr>
          <w:color w:val="000000"/>
        </w:rPr>
        <w:t>T</w:t>
      </w:r>
      <w:r w:rsidR="005B1B1F">
        <w:rPr>
          <w:color w:val="000000"/>
        </w:rPr>
        <w:t xml:space="preserve">otal = </w:t>
      </w:r>
      <w:r>
        <w:rPr>
          <w:color w:val="000000"/>
        </w:rPr>
        <w:t xml:space="preserve"> </w:t>
      </w:r>
      <w:r w:rsidR="005B1B1F" w:rsidRPr="00261399">
        <w:rPr>
          <w:color w:val="000000"/>
        </w:rPr>
        <w:t>40</w:t>
      </w:r>
      <w:r w:rsidR="005B1B1F">
        <w:rPr>
          <w:color w:val="000000"/>
        </w:rPr>
        <w:t xml:space="preserve"> jours</w:t>
      </w:r>
    </w:p>
    <w:p w:rsidR="0014376A" w:rsidRPr="00261399" w:rsidRDefault="0014376A" w:rsidP="005B1B1F">
      <w:pPr>
        <w:pStyle w:val="GuidePedagogiqueTitre7Rponses"/>
        <w:rPr>
          <w:color w:val="000000"/>
        </w:rPr>
      </w:pPr>
    </w:p>
    <w:p w:rsidR="005B1B1F" w:rsidRDefault="0014376A" w:rsidP="005B1B1F">
      <w:pPr>
        <w:pStyle w:val="GuidePedagogiqueTitre7Rponses"/>
        <w:rPr>
          <w:b/>
          <w:color w:val="000000"/>
        </w:rPr>
      </w:pPr>
      <w:r w:rsidRPr="0014376A">
        <w:rPr>
          <w:b/>
          <w:color w:val="000000"/>
        </w:rPr>
        <w:t>Calcul des intérêts</w:t>
      </w:r>
    </w:p>
    <w:p w:rsidR="0014376A" w:rsidRDefault="0014376A" w:rsidP="005B1B1F">
      <w:pPr>
        <w:pStyle w:val="GuidePedagogiqueTitre7Rponses"/>
        <w:rPr>
          <w:b/>
          <w:color w:val="000000"/>
        </w:rPr>
      </w:pPr>
    </w:p>
    <w:p w:rsidR="0014376A" w:rsidRDefault="00DA6F2B" w:rsidP="0014376A">
      <w:pPr>
        <w:pStyle w:val="GuidePedagogiqueTitre7Rponses"/>
        <w:rPr>
          <w:b/>
        </w:rPr>
      </w:pPr>
      <m:oMathPara>
        <m:oMathParaPr>
          <m:jc m:val="left"/>
        </m:oMathParaPr>
        <m:oMath>
          <m:r>
            <m:rPr>
              <m:sty m:val="p"/>
            </m:rPr>
            <w:rPr>
              <w:rFonts w:ascii="Cambria Math" w:hAnsi="Cambria Math"/>
            </w:rPr>
            <m:t>I</m:t>
          </m:r>
          <m:r>
            <w:rPr>
              <w:rFonts w:ascii="Cambria Math" w:hAnsi="Cambria Math"/>
            </w:rPr>
            <m:t xml:space="preserve">= </m:t>
          </m:r>
          <m:f>
            <m:fPr>
              <m:ctrlPr>
                <w:ins w:id="10" w:author="Bernard COÏC" w:date="2021-08-23T16:32:00Z">
                  <w:rPr>
                    <w:rFonts w:ascii="Cambria Math" w:hAnsi="Cambria Math"/>
                    <w:i/>
                  </w:rPr>
                </w:ins>
              </m:ctrlPr>
            </m:fPr>
            <m:num>
              <m:r>
                <m:rPr>
                  <m:sty m:val="p"/>
                </m:rPr>
                <w:rPr>
                  <w:rFonts w:ascii="Cambria Math" w:hAnsi="Cambria Math"/>
                </w:rPr>
                <m:t>C i n</m:t>
              </m:r>
            </m:num>
            <m:den>
              <m:r>
                <w:rPr>
                  <w:rFonts w:ascii="Cambria Math" w:hAnsi="Cambria Math"/>
                </w:rPr>
                <m:t>360</m:t>
              </m:r>
            </m:den>
          </m:f>
          <m:r>
            <m:rPr>
              <m:sty m:val="p"/>
            </m:rPr>
            <w:rPr>
              <w:rFonts w:ascii="Cambria Math" w:hAnsi="Cambria Math"/>
            </w:rPr>
            <m:t xml:space="preserve">= </m:t>
          </m:r>
          <m:f>
            <m:fPr>
              <m:ctrlPr>
                <w:ins w:id="11" w:author="Bernard COÏC" w:date="2021-08-23T16:32:00Z">
                  <w:rPr>
                    <w:rFonts w:ascii="Cambria Math" w:hAnsi="Cambria Math"/>
                  </w:rPr>
                </w:ins>
              </m:ctrlPr>
            </m:fPr>
            <m:num>
              <m:r>
                <m:rPr>
                  <m:sty m:val="p"/>
                </m:rPr>
                <w:rPr>
                  <w:rFonts w:ascii="Cambria Math" w:hAnsi="Cambria Math"/>
                </w:rPr>
                <m:t>15 652 x 0,987 x 40</m:t>
              </m:r>
            </m:num>
            <m:den>
              <m:r>
                <w:rPr>
                  <w:rFonts w:ascii="Cambria Math" w:hAnsi="Cambria Math"/>
                </w:rPr>
                <m:t>360</m:t>
              </m:r>
            </m:den>
          </m:f>
          <m:r>
            <w:rPr>
              <w:rFonts w:ascii="Cambria Math" w:hAnsi="Cambria Math"/>
            </w:rPr>
            <m:t>=171,65</m:t>
          </m:r>
        </m:oMath>
      </m:oMathPara>
    </w:p>
    <w:p w:rsidR="0014376A" w:rsidRDefault="0014376A" w:rsidP="005B1B1F">
      <w:pPr>
        <w:pStyle w:val="GuidePedagogiqueTitre7Rponses"/>
        <w:rPr>
          <w:b/>
          <w:color w:val="000000"/>
        </w:rPr>
      </w:pPr>
    </w:p>
    <w:p w:rsidR="005B1B1F" w:rsidRDefault="00DA6F2B" w:rsidP="005B1B1F">
      <w:pPr>
        <w:pStyle w:val="GuidePedagogiqueTitre7Rponses"/>
        <w:rPr>
          <w:b/>
          <w:color w:val="000000"/>
        </w:rPr>
      </w:pPr>
      <w:r w:rsidRPr="00DA6F2B">
        <w:rPr>
          <w:b/>
          <w:color w:val="000000"/>
        </w:rPr>
        <w:t>Net sur remise à l’escompte</w:t>
      </w:r>
    </w:p>
    <w:p w:rsidR="00DA6F2B" w:rsidRPr="00DA6F2B" w:rsidRDefault="00DA6F2B" w:rsidP="005B1B1F">
      <w:pPr>
        <w:pStyle w:val="GuidePedagogiqueTitre7Rponses"/>
        <w:rPr>
          <w:b/>
          <w:color w:val="000000"/>
        </w:rPr>
      </w:pPr>
    </w:p>
    <w:tbl>
      <w:tblPr>
        <w:tblStyle w:val="Grilledutableau"/>
        <w:tblW w:w="0" w:type="auto"/>
        <w:tblLook w:val="04A0"/>
      </w:tblPr>
      <w:tblGrid>
        <w:gridCol w:w="4748"/>
        <w:gridCol w:w="1314"/>
      </w:tblGrid>
      <w:tr w:rsidR="005B1B1F" w:rsidTr="005B1B1F">
        <w:tc>
          <w:tcPr>
            <w:tcW w:w="4748" w:type="dxa"/>
          </w:tcPr>
          <w:p w:rsidR="005B1B1F" w:rsidRDefault="00DA6F2B" w:rsidP="005B1B1F">
            <w:pPr>
              <w:pStyle w:val="GuidePedagogiqueTitre7Rponses"/>
              <w:rPr>
                <w:color w:val="000000"/>
              </w:rPr>
            </w:pPr>
            <w:r w:rsidRPr="00261399">
              <w:rPr>
                <w:color w:val="000000"/>
              </w:rPr>
              <w:t xml:space="preserve">Nominal </w:t>
            </w:r>
            <w:r w:rsidR="005B1B1F" w:rsidRPr="00261399">
              <w:rPr>
                <w:color w:val="000000"/>
              </w:rPr>
              <w:t>de la remise</w:t>
            </w:r>
          </w:p>
        </w:tc>
        <w:tc>
          <w:tcPr>
            <w:tcW w:w="1314" w:type="dxa"/>
          </w:tcPr>
          <w:p w:rsidR="005B1B1F" w:rsidRDefault="005B1B1F" w:rsidP="00DA6F2B">
            <w:pPr>
              <w:pStyle w:val="GuidePedagogiqueTitre7Rponses"/>
              <w:ind w:right="176"/>
              <w:jc w:val="right"/>
              <w:rPr>
                <w:color w:val="000000"/>
              </w:rPr>
            </w:pPr>
            <w:r w:rsidRPr="00261399">
              <w:rPr>
                <w:color w:val="000000"/>
              </w:rPr>
              <w:t>15 652,00</w:t>
            </w:r>
          </w:p>
        </w:tc>
      </w:tr>
      <w:tr w:rsidR="005B1B1F" w:rsidTr="005B1B1F">
        <w:tc>
          <w:tcPr>
            <w:tcW w:w="4748" w:type="dxa"/>
          </w:tcPr>
          <w:p w:rsidR="005B1B1F" w:rsidRDefault="00DA6F2B" w:rsidP="005B1B1F">
            <w:pPr>
              <w:pStyle w:val="GuidePedagogiqueTitre7Rponses"/>
              <w:rPr>
                <w:color w:val="000000"/>
              </w:rPr>
            </w:pPr>
            <w:r w:rsidRPr="00261399">
              <w:rPr>
                <w:color w:val="000000"/>
              </w:rPr>
              <w:t>Int</w:t>
            </w:r>
            <w:r w:rsidRPr="00261399">
              <w:rPr>
                <w:rFonts w:hint="eastAsia"/>
                <w:color w:val="000000"/>
              </w:rPr>
              <w:t>é</w:t>
            </w:r>
            <w:r w:rsidRPr="00261399">
              <w:rPr>
                <w:color w:val="000000"/>
              </w:rPr>
              <w:t>r</w:t>
            </w:r>
            <w:r w:rsidRPr="00261399">
              <w:rPr>
                <w:rFonts w:hint="eastAsia"/>
                <w:color w:val="000000"/>
              </w:rPr>
              <w:t>ê</w:t>
            </w:r>
            <w:r w:rsidRPr="00261399">
              <w:rPr>
                <w:color w:val="000000"/>
              </w:rPr>
              <w:t>ts</w:t>
            </w:r>
            <w:r w:rsidR="005B1B1F" w:rsidRPr="00261399">
              <w:rPr>
                <w:color w:val="000000"/>
              </w:rPr>
              <w:tab/>
            </w:r>
          </w:p>
        </w:tc>
        <w:tc>
          <w:tcPr>
            <w:tcW w:w="1314" w:type="dxa"/>
          </w:tcPr>
          <w:p w:rsidR="005B1B1F" w:rsidRDefault="005B1B1F" w:rsidP="00DA6F2B">
            <w:pPr>
              <w:pStyle w:val="GuidePedagogiqueTitre7Rponses"/>
              <w:ind w:right="176"/>
              <w:jc w:val="right"/>
              <w:rPr>
                <w:color w:val="000000"/>
              </w:rPr>
            </w:pPr>
            <w:r w:rsidRPr="00261399">
              <w:rPr>
                <w:color w:val="000000"/>
              </w:rPr>
              <w:t>171,65</w:t>
            </w:r>
          </w:p>
        </w:tc>
      </w:tr>
      <w:tr w:rsidR="005B1B1F" w:rsidTr="005B1B1F">
        <w:tc>
          <w:tcPr>
            <w:tcW w:w="4748" w:type="dxa"/>
          </w:tcPr>
          <w:p w:rsidR="005B1B1F" w:rsidRDefault="00DA6F2B" w:rsidP="005B1B1F">
            <w:pPr>
              <w:pStyle w:val="GuidePedagogiqueTitre7Rponses"/>
              <w:rPr>
                <w:color w:val="000000"/>
              </w:rPr>
            </w:pPr>
            <w:r w:rsidRPr="00261399">
              <w:rPr>
                <w:color w:val="000000"/>
              </w:rPr>
              <w:t>Commission</w:t>
            </w:r>
          </w:p>
        </w:tc>
        <w:tc>
          <w:tcPr>
            <w:tcW w:w="1314" w:type="dxa"/>
          </w:tcPr>
          <w:p w:rsidR="005B1B1F" w:rsidRDefault="005B1B1F" w:rsidP="00DA6F2B">
            <w:pPr>
              <w:pStyle w:val="GuidePedagogiqueTitre7Rponses"/>
              <w:ind w:right="176"/>
              <w:jc w:val="right"/>
              <w:rPr>
                <w:color w:val="000000"/>
              </w:rPr>
            </w:pPr>
            <w:r w:rsidRPr="00261399">
              <w:rPr>
                <w:color w:val="000000"/>
              </w:rPr>
              <w:t>4,80</w:t>
            </w:r>
          </w:p>
        </w:tc>
      </w:tr>
      <w:tr w:rsidR="005B1B1F" w:rsidTr="005B1B1F">
        <w:tc>
          <w:tcPr>
            <w:tcW w:w="4748" w:type="dxa"/>
          </w:tcPr>
          <w:p w:rsidR="005B1B1F" w:rsidRDefault="00DA6F2B" w:rsidP="005B1B1F">
            <w:pPr>
              <w:pStyle w:val="GuidePedagogiqueTitre7Rponses"/>
              <w:rPr>
                <w:color w:val="000000"/>
              </w:rPr>
            </w:pPr>
            <w:r w:rsidRPr="00261399">
              <w:rPr>
                <w:color w:val="000000"/>
              </w:rPr>
              <w:t xml:space="preserve">Net </w:t>
            </w:r>
            <w:r w:rsidR="005B1B1F" w:rsidRPr="00261399">
              <w:rPr>
                <w:color w:val="000000"/>
              </w:rPr>
              <w:t>sur remise à l’escompte</w:t>
            </w:r>
          </w:p>
        </w:tc>
        <w:tc>
          <w:tcPr>
            <w:tcW w:w="1314" w:type="dxa"/>
          </w:tcPr>
          <w:p w:rsidR="005B1B1F" w:rsidRDefault="005B1B1F" w:rsidP="00DA6F2B">
            <w:pPr>
              <w:pStyle w:val="GuidePedagogiqueTitre7Rponses"/>
              <w:ind w:right="176"/>
              <w:jc w:val="right"/>
              <w:rPr>
                <w:color w:val="000000"/>
              </w:rPr>
            </w:pPr>
            <w:r w:rsidRPr="00261399">
              <w:rPr>
                <w:color w:val="000000"/>
              </w:rPr>
              <w:t>15 475,55</w:t>
            </w:r>
          </w:p>
        </w:tc>
      </w:tr>
    </w:tbl>
    <w:p w:rsidR="005B1B1F" w:rsidRDefault="005B1B1F" w:rsidP="00DA6F2B">
      <w:pPr>
        <w:pStyle w:val="GuidePedagogiqueTitre5Missionsnumros"/>
      </w:pPr>
      <w:r>
        <w:rPr>
          <w:rFonts w:eastAsiaTheme="majorEastAsia"/>
        </w:rPr>
        <w:t>Exercice 6</w:t>
      </w:r>
    </w:p>
    <w:p w:rsidR="005B1B1F" w:rsidRDefault="00144D65" w:rsidP="00144D65">
      <w:pPr>
        <w:pStyle w:val="GuidePedagogiqueTitre6Consignes"/>
      </w:pPr>
      <w:r>
        <w:t xml:space="preserve">&gt; </w:t>
      </w:r>
      <w:r w:rsidR="005B1B1F">
        <w:t>Déterminez la date d’échéance des deux effets.</w:t>
      </w:r>
    </w:p>
    <w:p w:rsidR="005B1B1F" w:rsidRPr="00144D65" w:rsidRDefault="00144D65" w:rsidP="005B1B1F">
      <w:pPr>
        <w:pStyle w:val="GuidePedagogiqueTitre7Rponses"/>
        <w:rPr>
          <w:b/>
          <w:color w:val="000000"/>
        </w:rPr>
      </w:pPr>
      <w:r w:rsidRPr="00144D65">
        <w:rPr>
          <w:b/>
          <w:color w:val="000000"/>
        </w:rPr>
        <w:t>Calcul des intérêts</w:t>
      </w:r>
    </w:p>
    <w:p w:rsidR="005B1B1F" w:rsidRPr="003A6102" w:rsidRDefault="00144D65" w:rsidP="005B1B1F">
      <w:pPr>
        <w:pStyle w:val="GuidePedagogiqueTitre7Rponses"/>
        <w:rPr>
          <w:color w:val="000000"/>
        </w:rPr>
      </w:pPr>
      <w:r w:rsidRPr="003A6102">
        <w:rPr>
          <w:color w:val="000000"/>
        </w:rPr>
        <w:t xml:space="preserve">Nominal </w:t>
      </w:r>
      <w:r w:rsidR="005B1B1F" w:rsidRPr="003A6102">
        <w:rPr>
          <w:color w:val="000000"/>
        </w:rPr>
        <w:t>des deux effets : 23 700 + 8 240 = 31 940 €</w:t>
      </w:r>
    </w:p>
    <w:p w:rsidR="005B1B1F" w:rsidRPr="003A6102" w:rsidRDefault="00144D65" w:rsidP="005B1B1F">
      <w:pPr>
        <w:pStyle w:val="GuidePedagogiqueTitre7Rponses"/>
        <w:rPr>
          <w:color w:val="000000"/>
        </w:rPr>
      </w:pPr>
      <w:r w:rsidRPr="003A6102">
        <w:rPr>
          <w:color w:val="000000"/>
        </w:rPr>
        <w:t xml:space="preserve">Net </w:t>
      </w:r>
      <w:r w:rsidR="005B1B1F" w:rsidRPr="003A6102">
        <w:rPr>
          <w:color w:val="000000"/>
        </w:rPr>
        <w:t>des deux effets = 31 211,78 €</w:t>
      </w:r>
    </w:p>
    <w:p w:rsidR="005B1B1F" w:rsidRPr="003A6102" w:rsidRDefault="00144D65" w:rsidP="005B1B1F">
      <w:pPr>
        <w:pStyle w:val="GuidePedagogiqueTitre7Rponses"/>
        <w:rPr>
          <w:color w:val="000000"/>
        </w:rPr>
      </w:pPr>
      <w:r w:rsidRPr="003A6102">
        <w:rPr>
          <w:color w:val="000000"/>
        </w:rPr>
        <w:t xml:space="preserve">Agios </w:t>
      </w:r>
      <w:r w:rsidR="005B1B1F" w:rsidRPr="003A6102">
        <w:rPr>
          <w:color w:val="000000"/>
        </w:rPr>
        <w:t>sur les deux effets : 31 940 – 31 211,78 = 728,22 €</w:t>
      </w:r>
    </w:p>
    <w:p w:rsidR="005B1B1F" w:rsidRPr="003A6102" w:rsidRDefault="00144D65" w:rsidP="005B1B1F">
      <w:pPr>
        <w:pStyle w:val="GuidePedagogiqueTitre7Rponses"/>
        <w:rPr>
          <w:color w:val="000000"/>
        </w:rPr>
      </w:pPr>
      <w:r w:rsidRPr="003A6102">
        <w:rPr>
          <w:color w:val="000000"/>
        </w:rPr>
        <w:t>Commissions</w:t>
      </w:r>
      <w:r w:rsidRPr="003A6102">
        <w:rPr>
          <w:rFonts w:hint="eastAsia"/>
          <w:color w:val="000000"/>
        </w:rPr>
        <w:t> </w:t>
      </w:r>
      <w:r w:rsidR="005B1B1F" w:rsidRPr="003A6102">
        <w:rPr>
          <w:color w:val="000000"/>
        </w:rPr>
        <w:t xml:space="preserve">: 2 </w:t>
      </w:r>
      <w:r w:rsidR="005B1B1F" w:rsidRPr="00B273A3">
        <w:sym w:font="Symbol" w:char="F0B4"/>
      </w:r>
      <w:r w:rsidR="005B1B1F" w:rsidRPr="003A6102">
        <w:rPr>
          <w:color w:val="000000"/>
        </w:rPr>
        <w:t xml:space="preserve"> 4,8 = 9,60 €</w:t>
      </w:r>
    </w:p>
    <w:p w:rsidR="005B1B1F" w:rsidRPr="003A6102" w:rsidRDefault="00144D65" w:rsidP="005B1B1F">
      <w:pPr>
        <w:pStyle w:val="GuidePedagogiqueTitre7Rponses"/>
        <w:rPr>
          <w:color w:val="000000"/>
        </w:rPr>
      </w:pPr>
      <w:r w:rsidRPr="003A6102">
        <w:rPr>
          <w:color w:val="000000"/>
        </w:rPr>
        <w:t>Escompte</w:t>
      </w:r>
      <w:r w:rsidRPr="003A6102">
        <w:rPr>
          <w:rFonts w:hint="eastAsia"/>
          <w:color w:val="000000"/>
        </w:rPr>
        <w:t> </w:t>
      </w:r>
      <w:r w:rsidR="005B1B1F" w:rsidRPr="003A6102">
        <w:rPr>
          <w:color w:val="000000"/>
        </w:rPr>
        <w:t>: 728,22 – 9,60 = 718,62 €.</w:t>
      </w:r>
    </w:p>
    <w:p w:rsidR="005B1B1F" w:rsidRPr="003A6102" w:rsidRDefault="005B1B1F" w:rsidP="005B1B1F">
      <w:pPr>
        <w:pStyle w:val="GuidePedagogiqueTitre7Rponses"/>
        <w:rPr>
          <w:color w:val="000000"/>
        </w:rPr>
      </w:pPr>
    </w:p>
    <w:p w:rsidR="005B1B1F" w:rsidRDefault="00144D65" w:rsidP="005B1B1F">
      <w:pPr>
        <w:pStyle w:val="GuidePedagogiqueTitre7Rponses"/>
        <w:rPr>
          <w:b/>
          <w:color w:val="000000"/>
        </w:rPr>
      </w:pPr>
      <w:r w:rsidRPr="00144D65">
        <w:rPr>
          <w:b/>
          <w:color w:val="000000"/>
        </w:rPr>
        <w:t>Calcul du nombre de jours</w:t>
      </w:r>
    </w:p>
    <w:p w:rsidR="00144D65" w:rsidRDefault="00144D65" w:rsidP="005B1B1F">
      <w:pPr>
        <w:pStyle w:val="GuidePedagogiqueTitre7Rponses"/>
        <w:rPr>
          <w:b/>
          <w:color w:val="000000"/>
        </w:rPr>
      </w:pPr>
    </w:p>
    <w:p w:rsidR="00144D65" w:rsidRDefault="00144D65" w:rsidP="00144D65">
      <w:pPr>
        <w:pStyle w:val="GuidePedagogiqueTitre7Rponses"/>
      </w:pPr>
      <m:oMathPara>
        <m:oMathParaPr>
          <m:jc m:val="left"/>
        </m:oMathParaPr>
        <m:oMath>
          <m:r>
            <m:rPr>
              <m:sty m:val="p"/>
            </m:rPr>
            <w:rPr>
              <w:rFonts w:ascii="Cambria Math" w:hAnsi="Cambria Math"/>
            </w:rPr>
            <m:t>I</m:t>
          </m:r>
          <m:r>
            <w:rPr>
              <w:rFonts w:ascii="Cambria Math" w:hAnsi="Cambria Math"/>
            </w:rPr>
            <m:t>=</m:t>
          </m:r>
          <m:r>
            <m:rPr>
              <m:sty m:val="p"/>
            </m:rPr>
            <w:rPr>
              <w:rFonts w:ascii="Cambria Math" w:hAnsi="Cambria Math"/>
            </w:rPr>
            <m:t xml:space="preserve"> </m:t>
          </m:r>
          <m:f>
            <m:fPr>
              <m:ctrlPr>
                <w:ins w:id="12" w:author="Bernard COÏC" w:date="2021-08-23T16:32:00Z">
                  <w:rPr>
                    <w:rFonts w:ascii="Cambria Math" w:hAnsi="Cambria Math"/>
                  </w:rPr>
                </w:ins>
              </m:ctrlPr>
            </m:fPr>
            <m:num>
              <m:r>
                <m:rPr>
                  <m:sty m:val="p"/>
                </m:rPr>
                <w:rPr>
                  <w:rFonts w:ascii="Cambria Math" w:hAnsi="Cambria Math"/>
                </w:rPr>
                <m:t>C i n</m:t>
              </m:r>
            </m:num>
            <m:den>
              <m:r>
                <m:rPr>
                  <m:sty m:val="p"/>
                </m:rPr>
                <w:rPr>
                  <w:rFonts w:ascii="Cambria Math" w:hAnsi="Cambria Math"/>
                </w:rPr>
                <m:t>360</m:t>
              </m:r>
            </m:den>
          </m:f>
        </m:oMath>
      </m:oMathPara>
    </w:p>
    <w:p w:rsidR="00144D65" w:rsidRDefault="00144D65" w:rsidP="00144D65">
      <w:pPr>
        <w:pStyle w:val="GuidePedagogiqueTitre7Rponses"/>
        <w:rPr>
          <w:b/>
        </w:rPr>
      </w:pPr>
    </w:p>
    <w:p w:rsidR="00144D65" w:rsidRDefault="00144D65" w:rsidP="00144D65">
      <w:pPr>
        <w:pStyle w:val="GuidePedagogiqueTitre7Rponses"/>
      </w:pPr>
      <m:oMathPara>
        <m:oMathParaPr>
          <m:jc m:val="left"/>
        </m:oMathParaPr>
        <m:oMath>
          <m:r>
            <m:rPr>
              <m:sty m:val="p"/>
            </m:rPr>
            <w:rPr>
              <w:rFonts w:ascii="Cambria Math" w:hAnsi="Cambria Math"/>
            </w:rPr>
            <m:t>n</m:t>
          </m:r>
          <m:r>
            <w:rPr>
              <w:rFonts w:ascii="Cambria Math" w:hAnsi="Cambria Math"/>
            </w:rPr>
            <m:t>=</m:t>
          </m:r>
          <m:r>
            <m:rPr>
              <m:sty m:val="p"/>
            </m:rPr>
            <w:rPr>
              <w:rFonts w:ascii="Cambria Math" w:hAnsi="Cambria Math"/>
            </w:rPr>
            <m:t xml:space="preserve"> I x </m:t>
          </m:r>
          <m:f>
            <m:fPr>
              <m:ctrlPr>
                <w:ins w:id="13" w:author="Bernard COÏC" w:date="2021-08-23T16:32:00Z">
                  <w:rPr>
                    <w:rFonts w:ascii="Cambria Math" w:hAnsi="Cambria Math"/>
                  </w:rPr>
                </w:ins>
              </m:ctrlPr>
            </m:fPr>
            <m:num>
              <m:r>
                <m:rPr>
                  <m:sty m:val="p"/>
                </m:rPr>
                <w:rPr>
                  <w:rFonts w:ascii="Cambria Math" w:hAnsi="Cambria Math"/>
                </w:rPr>
                <m:t>360</m:t>
              </m:r>
            </m:num>
            <m:den>
              <m:r>
                <m:rPr>
                  <m:sty m:val="p"/>
                </m:rPr>
                <w:rPr>
                  <w:rFonts w:ascii="Cambria Math" w:hAnsi="Cambria Math"/>
                </w:rPr>
                <m:t>C i</m:t>
              </m:r>
            </m:den>
          </m:f>
        </m:oMath>
      </m:oMathPara>
    </w:p>
    <w:p w:rsidR="00144D65" w:rsidRDefault="00144D65" w:rsidP="00144D65">
      <w:pPr>
        <w:pStyle w:val="GuidePedagogiqueTitre7Rponses"/>
      </w:pPr>
    </w:p>
    <w:p w:rsidR="00144D65" w:rsidRDefault="00144D65" w:rsidP="00144D65">
      <w:pPr>
        <w:pStyle w:val="GuidePedagogiqueTitre7Rponses"/>
        <w:rPr>
          <w:b/>
        </w:rPr>
      </w:pPr>
      <m:oMathPara>
        <m:oMathParaPr>
          <m:jc m:val="left"/>
        </m:oMathParaPr>
        <m:oMath>
          <m:r>
            <m:rPr>
              <m:sty m:val="p"/>
            </m:rPr>
            <w:rPr>
              <w:rFonts w:ascii="Cambria Math" w:hAnsi="Cambria Math"/>
            </w:rPr>
            <m:t>n</m:t>
          </m:r>
          <m:r>
            <w:rPr>
              <w:rFonts w:ascii="Cambria Math" w:hAnsi="Cambria Math"/>
            </w:rPr>
            <m:t>=</m:t>
          </m:r>
          <m:r>
            <m:rPr>
              <m:sty m:val="p"/>
            </m:rPr>
            <w:rPr>
              <w:rFonts w:ascii="Cambria Math" w:hAnsi="Cambria Math"/>
            </w:rPr>
            <m:t xml:space="preserve"> </m:t>
          </m:r>
          <m:f>
            <m:fPr>
              <m:ctrlPr>
                <w:ins w:id="14" w:author="Bernard COÏC" w:date="2021-08-23T16:32:00Z">
                  <w:rPr>
                    <w:rFonts w:ascii="Cambria Math" w:hAnsi="Cambria Math"/>
                  </w:rPr>
                </w:ins>
              </m:ctrlPr>
            </m:fPr>
            <m:num>
              <m:r>
                <m:rPr>
                  <m:sty m:val="p"/>
                </m:rPr>
                <w:rPr>
                  <w:rFonts w:ascii="Cambria Math" w:hAnsi="Cambria Math"/>
                </w:rPr>
                <m:t>718,62 x 360</m:t>
              </m:r>
            </m:num>
            <m:den>
              <m:r>
                <w:rPr>
                  <w:rFonts w:ascii="Cambria Math" w:hAnsi="Cambria Math"/>
                </w:rPr>
                <m:t>31 940 x 0,09</m:t>
              </m:r>
            </m:den>
          </m:f>
          <m:r>
            <w:rPr>
              <w:rFonts w:ascii="Cambria Math" w:hAnsi="Cambria Math"/>
            </w:rPr>
            <m:t>=90</m:t>
          </m:r>
          <m:r>
            <m:rPr>
              <m:sty m:val="p"/>
            </m:rPr>
            <w:rPr>
              <w:rFonts w:ascii="Cambria Math" w:hAnsi="Cambria Math"/>
            </w:rPr>
            <m:t xml:space="preserve"> jours</m:t>
          </m:r>
        </m:oMath>
      </m:oMathPara>
    </w:p>
    <w:p w:rsidR="00144D65" w:rsidRDefault="00144D65" w:rsidP="005B1B1F">
      <w:pPr>
        <w:pStyle w:val="GuidePedagogiqueTitre7Rponses"/>
        <w:rPr>
          <w:b/>
          <w:color w:val="000000"/>
        </w:rPr>
      </w:pPr>
    </w:p>
    <w:p w:rsidR="005B1B1F" w:rsidRDefault="00144D65" w:rsidP="005B1B1F">
      <w:pPr>
        <w:pStyle w:val="GuidePedagogiqueTitre7Rponses"/>
        <w:rPr>
          <w:b/>
          <w:color w:val="000000"/>
        </w:rPr>
      </w:pPr>
      <w:r w:rsidRPr="00144D65">
        <w:rPr>
          <w:b/>
          <w:color w:val="000000"/>
        </w:rPr>
        <w:t>Calcul de la date</w:t>
      </w:r>
    </w:p>
    <w:tbl>
      <w:tblPr>
        <w:tblStyle w:val="Grilledutableau"/>
        <w:tblW w:w="0" w:type="auto"/>
        <w:tblLook w:val="04A0"/>
      </w:tblPr>
      <w:tblGrid>
        <w:gridCol w:w="3227"/>
        <w:gridCol w:w="1134"/>
      </w:tblGrid>
      <w:tr w:rsidR="005B1B1F" w:rsidRPr="003A6102" w:rsidTr="005B1B1F">
        <w:tc>
          <w:tcPr>
            <w:tcW w:w="3227" w:type="dxa"/>
          </w:tcPr>
          <w:p w:rsidR="005B1B1F" w:rsidRPr="00144D65" w:rsidRDefault="005B1B1F" w:rsidP="00144D65">
            <w:pPr>
              <w:pStyle w:val="GuidePedagogiqueTitre7Rponses"/>
              <w:jc w:val="center"/>
              <w:rPr>
                <w:b/>
                <w:color w:val="000000"/>
              </w:rPr>
            </w:pPr>
            <w:r w:rsidRPr="00144D65">
              <w:rPr>
                <w:b/>
                <w:color w:val="000000"/>
              </w:rPr>
              <w:t>Jours</w:t>
            </w:r>
          </w:p>
        </w:tc>
        <w:tc>
          <w:tcPr>
            <w:tcW w:w="1134" w:type="dxa"/>
          </w:tcPr>
          <w:p w:rsidR="005B1B1F" w:rsidRPr="00144D65" w:rsidRDefault="005B1B1F" w:rsidP="00144D65">
            <w:pPr>
              <w:pStyle w:val="GuidePedagogiqueTitre7Rponses"/>
              <w:jc w:val="center"/>
              <w:rPr>
                <w:b/>
                <w:color w:val="000000"/>
              </w:rPr>
            </w:pPr>
            <w:r w:rsidRPr="00144D65">
              <w:rPr>
                <w:b/>
                <w:color w:val="000000"/>
              </w:rPr>
              <w:t>Cumul</w:t>
            </w:r>
          </w:p>
        </w:tc>
      </w:tr>
      <w:tr w:rsidR="005B1B1F" w:rsidRPr="003A6102" w:rsidTr="005B1B1F">
        <w:tc>
          <w:tcPr>
            <w:tcW w:w="3227" w:type="dxa"/>
          </w:tcPr>
          <w:p w:rsidR="005B1B1F" w:rsidRPr="003A6102" w:rsidRDefault="005B1B1F" w:rsidP="005B1B1F">
            <w:pPr>
              <w:pStyle w:val="GuidePedagogiqueTitre7Rponses"/>
              <w:rPr>
                <w:color w:val="000000"/>
              </w:rPr>
            </w:pPr>
            <w:r w:rsidRPr="00B273A3">
              <w:rPr>
                <w:color w:val="000000"/>
              </w:rPr>
              <w:t>Novembre :</w:t>
            </w:r>
            <w:r w:rsidRPr="003A6102">
              <w:rPr>
                <w:color w:val="000000"/>
              </w:rPr>
              <w:t xml:space="preserve"> </w:t>
            </w:r>
            <w:r w:rsidRPr="00B273A3">
              <w:rPr>
                <w:color w:val="000000"/>
              </w:rPr>
              <w:t>18</w:t>
            </w:r>
            <w:r w:rsidRPr="003A6102">
              <w:rPr>
                <w:color w:val="000000"/>
              </w:rPr>
              <w:t xml:space="preserve"> jours </w:t>
            </w:r>
            <w:r w:rsidRPr="00B273A3">
              <w:rPr>
                <w:color w:val="000000"/>
              </w:rPr>
              <w:t>(30 – 12)</w:t>
            </w:r>
          </w:p>
        </w:tc>
        <w:tc>
          <w:tcPr>
            <w:tcW w:w="1134" w:type="dxa"/>
          </w:tcPr>
          <w:p w:rsidR="005B1B1F" w:rsidRPr="003A6102" w:rsidRDefault="005B1B1F" w:rsidP="00144D65">
            <w:pPr>
              <w:pStyle w:val="GuidePedagogiqueTitre7Rponses"/>
              <w:jc w:val="center"/>
              <w:rPr>
                <w:color w:val="000000"/>
              </w:rPr>
            </w:pPr>
            <w:r w:rsidRPr="00B273A3">
              <w:rPr>
                <w:color w:val="000000"/>
              </w:rPr>
              <w:t>1</w:t>
            </w:r>
            <w:r w:rsidRPr="003A6102">
              <w:rPr>
                <w:color w:val="000000"/>
              </w:rPr>
              <w:t>8</w:t>
            </w:r>
          </w:p>
        </w:tc>
      </w:tr>
      <w:tr w:rsidR="005B1B1F" w:rsidRPr="003A6102" w:rsidTr="005B1B1F">
        <w:tc>
          <w:tcPr>
            <w:tcW w:w="3227" w:type="dxa"/>
          </w:tcPr>
          <w:p w:rsidR="005B1B1F" w:rsidRPr="003A6102" w:rsidRDefault="00144D65" w:rsidP="005B1B1F">
            <w:pPr>
              <w:pStyle w:val="GuidePedagogiqueTitre7Rponses"/>
              <w:rPr>
                <w:color w:val="000000"/>
              </w:rPr>
            </w:pPr>
            <w:r>
              <w:rPr>
                <w:color w:val="000000"/>
              </w:rPr>
              <w:t xml:space="preserve">Décembre : </w:t>
            </w:r>
            <w:r w:rsidR="005B1B1F" w:rsidRPr="00B273A3">
              <w:rPr>
                <w:color w:val="000000"/>
              </w:rPr>
              <w:t>31</w:t>
            </w:r>
            <w:r w:rsidR="0029683E">
              <w:rPr>
                <w:color w:val="000000"/>
              </w:rPr>
              <w:t xml:space="preserve"> </w:t>
            </w:r>
            <w:r w:rsidR="005B1B1F" w:rsidRPr="003A6102">
              <w:rPr>
                <w:color w:val="000000"/>
              </w:rPr>
              <w:t>jours</w:t>
            </w:r>
          </w:p>
        </w:tc>
        <w:tc>
          <w:tcPr>
            <w:tcW w:w="1134" w:type="dxa"/>
          </w:tcPr>
          <w:p w:rsidR="005B1B1F" w:rsidRPr="003A6102" w:rsidRDefault="005B1B1F" w:rsidP="00144D65">
            <w:pPr>
              <w:pStyle w:val="GuidePedagogiqueTitre7Rponses"/>
              <w:jc w:val="center"/>
              <w:rPr>
                <w:color w:val="000000"/>
              </w:rPr>
            </w:pPr>
            <w:r w:rsidRPr="003A6102">
              <w:rPr>
                <w:color w:val="000000"/>
              </w:rPr>
              <w:t>49</w:t>
            </w:r>
          </w:p>
        </w:tc>
      </w:tr>
      <w:tr w:rsidR="005B1B1F" w:rsidRPr="003A6102" w:rsidTr="005B1B1F">
        <w:tc>
          <w:tcPr>
            <w:tcW w:w="3227" w:type="dxa"/>
          </w:tcPr>
          <w:p w:rsidR="005B1B1F" w:rsidRPr="003A6102" w:rsidRDefault="005B1B1F" w:rsidP="005B1B1F">
            <w:pPr>
              <w:pStyle w:val="GuidePedagogiqueTitre7Rponses"/>
              <w:rPr>
                <w:color w:val="000000"/>
              </w:rPr>
            </w:pPr>
            <w:r w:rsidRPr="00B273A3">
              <w:rPr>
                <w:color w:val="000000"/>
              </w:rPr>
              <w:t>Janvier :</w:t>
            </w:r>
            <w:r w:rsidRPr="003A6102">
              <w:rPr>
                <w:color w:val="000000"/>
              </w:rPr>
              <w:t xml:space="preserve"> </w:t>
            </w:r>
            <w:r w:rsidRPr="00B273A3">
              <w:rPr>
                <w:color w:val="000000"/>
              </w:rPr>
              <w:t>31</w:t>
            </w:r>
            <w:r w:rsidRPr="003A6102">
              <w:rPr>
                <w:color w:val="000000"/>
              </w:rPr>
              <w:t xml:space="preserve"> jours</w:t>
            </w:r>
          </w:p>
        </w:tc>
        <w:tc>
          <w:tcPr>
            <w:tcW w:w="1134" w:type="dxa"/>
          </w:tcPr>
          <w:p w:rsidR="005B1B1F" w:rsidRPr="003A6102" w:rsidRDefault="005B1B1F" w:rsidP="00144D65">
            <w:pPr>
              <w:pStyle w:val="GuidePedagogiqueTitre7Rponses"/>
              <w:jc w:val="center"/>
              <w:rPr>
                <w:color w:val="000000"/>
              </w:rPr>
            </w:pPr>
            <w:r w:rsidRPr="003A6102">
              <w:rPr>
                <w:color w:val="000000"/>
              </w:rPr>
              <w:t>80</w:t>
            </w:r>
          </w:p>
        </w:tc>
      </w:tr>
      <w:tr w:rsidR="005B1B1F" w:rsidRPr="003A6102" w:rsidTr="005B1B1F">
        <w:tc>
          <w:tcPr>
            <w:tcW w:w="3227" w:type="dxa"/>
          </w:tcPr>
          <w:p w:rsidR="005B1B1F" w:rsidRPr="003A6102" w:rsidRDefault="005B1B1F" w:rsidP="005B1B1F">
            <w:pPr>
              <w:pStyle w:val="GuidePedagogiqueTitre7Rponses"/>
              <w:rPr>
                <w:color w:val="000000"/>
              </w:rPr>
            </w:pPr>
            <w:r w:rsidRPr="00B273A3">
              <w:rPr>
                <w:color w:val="000000"/>
              </w:rPr>
              <w:t>Février </w:t>
            </w:r>
            <w:r w:rsidRPr="003A6102">
              <w:rPr>
                <w:color w:val="000000"/>
              </w:rPr>
              <w:t>: 10 jours</w:t>
            </w:r>
          </w:p>
        </w:tc>
        <w:tc>
          <w:tcPr>
            <w:tcW w:w="1134" w:type="dxa"/>
          </w:tcPr>
          <w:p w:rsidR="005B1B1F" w:rsidRPr="003A6102" w:rsidRDefault="005B1B1F" w:rsidP="00144D65">
            <w:pPr>
              <w:pStyle w:val="GuidePedagogiqueTitre7Rponses"/>
              <w:jc w:val="center"/>
              <w:rPr>
                <w:color w:val="000000"/>
              </w:rPr>
            </w:pPr>
            <w:r w:rsidRPr="003A6102">
              <w:rPr>
                <w:color w:val="000000"/>
              </w:rPr>
              <w:t>90</w:t>
            </w:r>
          </w:p>
        </w:tc>
      </w:tr>
    </w:tbl>
    <w:p w:rsidR="005B1B1F" w:rsidRPr="00B273A3" w:rsidRDefault="005B1B1F" w:rsidP="005B1B1F">
      <w:pPr>
        <w:pStyle w:val="GuidePedagogiqueTitre7Rponses"/>
        <w:rPr>
          <w:color w:val="000000"/>
        </w:rPr>
      </w:pPr>
      <w:r w:rsidRPr="00B273A3">
        <w:rPr>
          <w:color w:val="000000"/>
        </w:rPr>
        <w:t xml:space="preserve">La date d’échéance est le </w:t>
      </w:r>
      <w:r w:rsidRPr="003A6102">
        <w:rPr>
          <w:color w:val="000000"/>
        </w:rPr>
        <w:t>10</w:t>
      </w:r>
      <w:r w:rsidRPr="00B273A3">
        <w:rPr>
          <w:color w:val="000000"/>
        </w:rPr>
        <w:t> février.</w:t>
      </w:r>
    </w:p>
    <w:p w:rsidR="005B1B1F" w:rsidRDefault="005B1B1F" w:rsidP="00144D65">
      <w:pPr>
        <w:pStyle w:val="GuidePedagogiqueTitre5Missionsnumros"/>
      </w:pPr>
      <w:r>
        <w:rPr>
          <w:rFonts w:eastAsiaTheme="majorEastAsia"/>
        </w:rPr>
        <w:lastRenderedPageBreak/>
        <w:t>Exercice 7</w:t>
      </w:r>
    </w:p>
    <w:p w:rsidR="005B1B1F" w:rsidRDefault="00144D65" w:rsidP="00144D65">
      <w:pPr>
        <w:pStyle w:val="GuidePedagogiqueTitre6Consignes"/>
      </w:pPr>
      <w:r>
        <w:t xml:space="preserve">&gt; </w:t>
      </w:r>
      <w:r w:rsidR="005B1B1F">
        <w:t>Déterminez le taux d’escompte pratiqué par la banque.</w:t>
      </w:r>
    </w:p>
    <w:p w:rsidR="005B1B1F" w:rsidRPr="00144D65" w:rsidRDefault="005B1B1F" w:rsidP="005B1B1F">
      <w:pPr>
        <w:pStyle w:val="GuidePedagogiqueTitre7Rponses"/>
        <w:rPr>
          <w:b/>
          <w:color w:val="000000"/>
        </w:rPr>
      </w:pPr>
      <w:r w:rsidRPr="00144D65">
        <w:rPr>
          <w:b/>
          <w:color w:val="000000"/>
        </w:rPr>
        <w:t>Calcul du nombre de jours</w:t>
      </w:r>
    </w:p>
    <w:p w:rsidR="00144D65" w:rsidRPr="00144D65" w:rsidRDefault="00144D65" w:rsidP="005B1B1F">
      <w:pPr>
        <w:pStyle w:val="GuidePedagogiqueTitre7Rponses"/>
        <w:rPr>
          <w:i/>
          <w:color w:val="000000"/>
        </w:rPr>
      </w:pPr>
      <w:r w:rsidRPr="00144D65">
        <w:rPr>
          <w:i/>
          <w:color w:val="000000"/>
        </w:rPr>
        <w:t>Effet 1</w:t>
      </w:r>
    </w:p>
    <w:p w:rsidR="005B1B1F" w:rsidRPr="003A6102" w:rsidRDefault="00144D65" w:rsidP="005B1B1F">
      <w:pPr>
        <w:pStyle w:val="GuidePedagogiqueTitre7Rponses"/>
        <w:rPr>
          <w:color w:val="000000"/>
        </w:rPr>
      </w:pPr>
      <w:r>
        <w:rPr>
          <w:color w:val="000000"/>
        </w:rPr>
        <w:t>Juin</w:t>
      </w:r>
      <w:r>
        <w:rPr>
          <w:rFonts w:hint="eastAsia"/>
          <w:color w:val="000000"/>
        </w:rPr>
        <w:t> </w:t>
      </w:r>
      <w:r>
        <w:rPr>
          <w:color w:val="000000"/>
        </w:rPr>
        <w:t xml:space="preserve">: </w:t>
      </w:r>
      <w:r w:rsidR="005B1B1F" w:rsidRPr="003A6102">
        <w:rPr>
          <w:color w:val="000000"/>
        </w:rPr>
        <w:t>30 – 1</w:t>
      </w:r>
      <w:r w:rsidR="005B1B1F" w:rsidRPr="00E424B4">
        <w:rPr>
          <w:color w:val="000000"/>
        </w:rPr>
        <w:t>3</w:t>
      </w:r>
      <w:r w:rsidR="005B1B1F" w:rsidRPr="003A6102">
        <w:rPr>
          <w:color w:val="000000"/>
        </w:rPr>
        <w:t xml:space="preserve"> = 1</w:t>
      </w:r>
      <w:r w:rsidR="005B1B1F" w:rsidRPr="00E424B4">
        <w:rPr>
          <w:color w:val="000000"/>
        </w:rPr>
        <w:t>7 jours</w:t>
      </w:r>
    </w:p>
    <w:p w:rsidR="005B1B1F" w:rsidRPr="00144D65" w:rsidRDefault="00144D65" w:rsidP="005B1B1F">
      <w:pPr>
        <w:pStyle w:val="GuidePedagogiqueTitre7Rponses"/>
        <w:rPr>
          <w:i/>
          <w:color w:val="000000"/>
        </w:rPr>
      </w:pPr>
      <w:r w:rsidRPr="00144D65">
        <w:rPr>
          <w:i/>
          <w:color w:val="000000"/>
        </w:rPr>
        <w:t>Effet 2</w:t>
      </w:r>
    </w:p>
    <w:p w:rsidR="005B1B1F" w:rsidRPr="003A6102" w:rsidRDefault="00144D65" w:rsidP="005B1B1F">
      <w:pPr>
        <w:pStyle w:val="GuidePedagogiqueTitre7Rponses"/>
        <w:rPr>
          <w:color w:val="000000"/>
        </w:rPr>
      </w:pPr>
      <w:r>
        <w:rPr>
          <w:color w:val="000000"/>
        </w:rPr>
        <w:t>Juin</w:t>
      </w:r>
      <w:r>
        <w:rPr>
          <w:rFonts w:hint="eastAsia"/>
          <w:color w:val="000000"/>
        </w:rPr>
        <w:t> </w:t>
      </w:r>
      <w:r>
        <w:rPr>
          <w:color w:val="000000"/>
        </w:rPr>
        <w:t>:</w:t>
      </w:r>
      <w:r w:rsidR="005B1B1F" w:rsidRPr="003A6102">
        <w:rPr>
          <w:color w:val="000000"/>
        </w:rPr>
        <w:t>30 – 1</w:t>
      </w:r>
      <w:r w:rsidR="005B1B1F" w:rsidRPr="00E424B4">
        <w:rPr>
          <w:color w:val="000000"/>
        </w:rPr>
        <w:t>3</w:t>
      </w:r>
      <w:r w:rsidR="005B1B1F" w:rsidRPr="003A6102">
        <w:rPr>
          <w:color w:val="000000"/>
        </w:rPr>
        <w:t xml:space="preserve"> = 1</w:t>
      </w:r>
      <w:r w:rsidR="005B1B1F" w:rsidRPr="00E424B4">
        <w:rPr>
          <w:color w:val="000000"/>
        </w:rPr>
        <w:t>7 jours</w:t>
      </w:r>
    </w:p>
    <w:p w:rsidR="005B1B1F" w:rsidRPr="003A6102" w:rsidRDefault="00144D65" w:rsidP="005B1B1F">
      <w:pPr>
        <w:pStyle w:val="GuidePedagogiqueTitre7Rponses"/>
        <w:rPr>
          <w:color w:val="000000"/>
        </w:rPr>
      </w:pPr>
      <w:r>
        <w:rPr>
          <w:color w:val="000000"/>
        </w:rPr>
        <w:t>Juillet</w:t>
      </w:r>
      <w:r>
        <w:rPr>
          <w:rFonts w:hint="eastAsia"/>
          <w:color w:val="000000"/>
        </w:rPr>
        <w:t> </w:t>
      </w:r>
      <w:r>
        <w:rPr>
          <w:color w:val="000000"/>
        </w:rPr>
        <w:t>:</w:t>
      </w:r>
      <w:r w:rsidR="005B1B1F" w:rsidRPr="003A6102">
        <w:rPr>
          <w:color w:val="000000"/>
        </w:rPr>
        <w:t>15</w:t>
      </w:r>
      <w:r w:rsidR="005B1B1F" w:rsidRPr="00E424B4">
        <w:rPr>
          <w:color w:val="000000"/>
        </w:rPr>
        <w:t xml:space="preserve"> jours</w:t>
      </w:r>
    </w:p>
    <w:p w:rsidR="005B1B1F" w:rsidRPr="003A6102" w:rsidRDefault="00144D65" w:rsidP="005B1B1F">
      <w:pPr>
        <w:pStyle w:val="GuidePedagogiqueTitre7Rponses"/>
        <w:rPr>
          <w:color w:val="000000"/>
        </w:rPr>
      </w:pPr>
      <w:r>
        <w:rPr>
          <w:color w:val="000000"/>
        </w:rPr>
        <w:t>Total</w:t>
      </w:r>
      <w:r>
        <w:rPr>
          <w:rFonts w:hint="eastAsia"/>
          <w:color w:val="000000"/>
        </w:rPr>
        <w:t> </w:t>
      </w:r>
      <w:r>
        <w:rPr>
          <w:color w:val="000000"/>
        </w:rPr>
        <w:t xml:space="preserve">: </w:t>
      </w:r>
      <w:r w:rsidR="005B1B1F" w:rsidRPr="003A6102">
        <w:rPr>
          <w:color w:val="000000"/>
        </w:rPr>
        <w:t>32</w:t>
      </w:r>
      <w:r w:rsidR="005B1B1F" w:rsidRPr="00E424B4">
        <w:rPr>
          <w:color w:val="000000"/>
        </w:rPr>
        <w:t xml:space="preserve"> jours</w:t>
      </w:r>
    </w:p>
    <w:p w:rsidR="005B1B1F" w:rsidRPr="00E424B4" w:rsidRDefault="005B1B1F" w:rsidP="005B1B1F">
      <w:pPr>
        <w:pStyle w:val="GuidePedagogiqueTitre7Rponses"/>
        <w:rPr>
          <w:color w:val="000000"/>
        </w:rPr>
      </w:pPr>
    </w:p>
    <w:p w:rsidR="005B1B1F" w:rsidRPr="00144D65" w:rsidRDefault="005B1B1F" w:rsidP="005B1B1F">
      <w:pPr>
        <w:pStyle w:val="GuidePedagogiqueTitre7Rponses"/>
        <w:rPr>
          <w:b/>
          <w:color w:val="000000"/>
        </w:rPr>
      </w:pPr>
      <w:r w:rsidRPr="00144D65">
        <w:rPr>
          <w:b/>
          <w:color w:val="000000"/>
        </w:rPr>
        <w:t>Calcul de l’escompte</w:t>
      </w:r>
    </w:p>
    <w:p w:rsidR="005B1B1F" w:rsidRPr="003A6102" w:rsidRDefault="005B1B1F" w:rsidP="005B1B1F">
      <w:pPr>
        <w:pStyle w:val="GuidePedagogiqueTitre7Rponses"/>
        <w:rPr>
          <w:color w:val="000000"/>
        </w:rPr>
      </w:pPr>
      <w:r w:rsidRPr="003A6102">
        <w:rPr>
          <w:color w:val="000000"/>
        </w:rPr>
        <w:t>Nominal des deux effe</w:t>
      </w:r>
      <w:r w:rsidR="00144D65">
        <w:rPr>
          <w:color w:val="000000"/>
        </w:rPr>
        <w:t>ts : 14 000 + 22 000 = 36 000 €</w:t>
      </w:r>
    </w:p>
    <w:p w:rsidR="005B1B1F" w:rsidRPr="003A6102" w:rsidRDefault="005B1B1F" w:rsidP="005B1B1F">
      <w:pPr>
        <w:pStyle w:val="GuidePedagogiqueTitre7Rponses"/>
        <w:rPr>
          <w:color w:val="000000"/>
        </w:rPr>
      </w:pPr>
      <w:r w:rsidRPr="003A6102">
        <w:rPr>
          <w:color w:val="000000"/>
        </w:rPr>
        <w:t>Ne</w:t>
      </w:r>
      <w:r w:rsidR="00144D65">
        <w:rPr>
          <w:color w:val="000000"/>
        </w:rPr>
        <w:t>t des deux effets : 35 708,30 €</w:t>
      </w:r>
    </w:p>
    <w:p w:rsidR="005B1B1F" w:rsidRPr="003A6102" w:rsidRDefault="005B1B1F" w:rsidP="005B1B1F">
      <w:pPr>
        <w:pStyle w:val="GuidePedagogiqueTitre7Rponses"/>
        <w:rPr>
          <w:color w:val="000000"/>
        </w:rPr>
      </w:pPr>
      <w:r w:rsidRPr="003A6102">
        <w:rPr>
          <w:color w:val="000000"/>
        </w:rPr>
        <w:t>Agios sur les deux effets </w:t>
      </w:r>
      <w:r w:rsidR="00144D65">
        <w:rPr>
          <w:color w:val="000000"/>
        </w:rPr>
        <w:t>: 36 000 – 35 708,30 = 291,70 €</w:t>
      </w:r>
    </w:p>
    <w:p w:rsidR="005B1B1F" w:rsidRPr="003A6102" w:rsidRDefault="005B1B1F" w:rsidP="005B1B1F">
      <w:pPr>
        <w:pStyle w:val="GuidePedagogiqueTitre7Rponses"/>
        <w:rPr>
          <w:color w:val="000000"/>
        </w:rPr>
      </w:pPr>
      <w:r w:rsidRPr="003A6102">
        <w:rPr>
          <w:color w:val="000000"/>
        </w:rPr>
        <w:t xml:space="preserve">Commissions : 2 </w:t>
      </w:r>
      <w:r w:rsidRPr="003A6102">
        <w:rPr>
          <w:color w:val="000000"/>
        </w:rPr>
        <w:sym w:font="Symbol" w:char="00B4"/>
      </w:r>
      <w:r w:rsidRPr="003A6102">
        <w:rPr>
          <w:color w:val="000000"/>
        </w:rPr>
        <w:t xml:space="preserve"> </w:t>
      </w:r>
      <w:r w:rsidRPr="00E424B4">
        <w:rPr>
          <w:color w:val="000000"/>
        </w:rPr>
        <w:t>4,80</w:t>
      </w:r>
      <w:r w:rsidRPr="003A6102">
        <w:rPr>
          <w:color w:val="000000"/>
        </w:rPr>
        <w:t xml:space="preserve"> =</w:t>
      </w:r>
      <w:r w:rsidR="00144D65">
        <w:rPr>
          <w:color w:val="000000"/>
        </w:rPr>
        <w:t xml:space="preserve"> </w:t>
      </w:r>
      <w:r w:rsidRPr="00E424B4">
        <w:rPr>
          <w:color w:val="000000"/>
        </w:rPr>
        <w:t>9,60</w:t>
      </w:r>
      <w:r w:rsidR="00144D65">
        <w:rPr>
          <w:color w:val="000000"/>
        </w:rPr>
        <w:t> €</w:t>
      </w:r>
    </w:p>
    <w:p w:rsidR="005B1B1F" w:rsidRDefault="005B1B1F" w:rsidP="005B1B1F">
      <w:pPr>
        <w:pStyle w:val="GuidePedagogiqueTitre7Rponses"/>
        <w:rPr>
          <w:color w:val="000000"/>
        </w:rPr>
      </w:pPr>
      <w:r w:rsidRPr="003A6102">
        <w:rPr>
          <w:color w:val="000000"/>
        </w:rPr>
        <w:t xml:space="preserve">Escompte : 291,70 – </w:t>
      </w:r>
      <w:r w:rsidRPr="00E424B4">
        <w:rPr>
          <w:color w:val="000000"/>
        </w:rPr>
        <w:t>9,60</w:t>
      </w:r>
      <w:r w:rsidR="00144D65">
        <w:rPr>
          <w:color w:val="000000"/>
        </w:rPr>
        <w:t xml:space="preserve"> = 282,10 €</w:t>
      </w:r>
    </w:p>
    <w:p w:rsidR="00144D65" w:rsidRPr="003A6102" w:rsidRDefault="00144D65" w:rsidP="005B1B1F">
      <w:pPr>
        <w:pStyle w:val="GuidePedagogiqueTitre7Rponses"/>
        <w:rPr>
          <w:color w:val="000000"/>
        </w:rPr>
      </w:pPr>
    </w:p>
    <w:p w:rsidR="005B1B1F" w:rsidRDefault="005B1B1F" w:rsidP="005B1B1F">
      <w:pPr>
        <w:pStyle w:val="GuidePedagogiqueTitre7Rponses"/>
        <w:rPr>
          <w:b/>
          <w:color w:val="000000"/>
        </w:rPr>
      </w:pPr>
      <w:r w:rsidRPr="00144D65">
        <w:rPr>
          <w:b/>
          <w:color w:val="000000"/>
        </w:rPr>
        <w:t>Calcul du taux</w:t>
      </w:r>
    </w:p>
    <w:p w:rsidR="00144D65" w:rsidRDefault="00144D65" w:rsidP="005B1B1F">
      <w:pPr>
        <w:pStyle w:val="GuidePedagogiqueTitre7Rponses"/>
        <w:rPr>
          <w:b/>
          <w:color w:val="000000"/>
        </w:rPr>
      </w:pPr>
    </w:p>
    <w:p w:rsidR="00144D65" w:rsidRPr="00144D65" w:rsidRDefault="00840CB6" w:rsidP="005B1B1F">
      <w:pPr>
        <w:pStyle w:val="GuidePedagogiqueTitre7Rponses"/>
        <w:rPr>
          <w:color w:val="000000"/>
        </w:rPr>
      </w:pPr>
      <m:oMathPara>
        <m:oMathParaPr>
          <m:jc m:val="left"/>
        </m:oMathParaPr>
        <m:oMath>
          <m:f>
            <m:fPr>
              <m:ctrlPr>
                <w:ins w:id="15" w:author="Bernard COÏC" w:date="2021-08-23T16:32:00Z">
                  <w:rPr>
                    <w:rFonts w:ascii="Cambria Math" w:hAnsi="Cambria Math"/>
                    <w:color w:val="000000"/>
                  </w:rPr>
                </w:ins>
              </m:ctrlPr>
            </m:fPr>
            <m:num>
              <m:d>
                <m:dPr>
                  <m:ctrlPr>
                    <w:ins w:id="16" w:author="Bernard COÏC" w:date="2021-08-23T16:32:00Z">
                      <w:rPr>
                        <w:rFonts w:ascii="Cambria Math" w:hAnsi="Cambria Math"/>
                        <w:color w:val="000000"/>
                      </w:rPr>
                    </w:ins>
                  </m:ctrlPr>
                </m:dPr>
                <m:e>
                  <m:r>
                    <m:rPr>
                      <m:sty m:val="p"/>
                    </m:rPr>
                    <w:rPr>
                      <w:rFonts w:ascii="Cambria Math" w:hAnsi="Cambria Math"/>
                      <w:color w:val="000000"/>
                    </w:rPr>
                    <m:t>14 000 x i x 17</m:t>
                  </m:r>
                </m:e>
              </m:d>
              <m:r>
                <m:rPr>
                  <m:sty m:val="p"/>
                </m:rPr>
                <w:rPr>
                  <w:rFonts w:ascii="Cambria Math" w:hAnsi="Cambria Math"/>
                  <w:color w:val="000000"/>
                </w:rPr>
                <m:t>+ (22 000 x i x 32)</m:t>
              </m:r>
            </m:num>
            <m:den>
              <m:r>
                <m:rPr>
                  <m:sty m:val="p"/>
                </m:rPr>
                <w:rPr>
                  <w:rFonts w:ascii="Cambria Math" w:hAnsi="Cambria Math"/>
                  <w:color w:val="000000"/>
                </w:rPr>
                <m:t>360</m:t>
              </m:r>
            </m:den>
          </m:f>
          <m:r>
            <m:rPr>
              <m:sty m:val="p"/>
            </m:rPr>
            <w:rPr>
              <w:rFonts w:ascii="Cambria Math" w:hAnsi="Cambria Math"/>
              <w:color w:val="000000"/>
            </w:rPr>
            <m:t>=282,10</m:t>
          </m:r>
        </m:oMath>
      </m:oMathPara>
    </w:p>
    <w:p w:rsidR="00144D65" w:rsidRPr="00144D65" w:rsidRDefault="00144D65" w:rsidP="005B1B1F">
      <w:pPr>
        <w:pStyle w:val="GuidePedagogiqueTitre7Rponses"/>
        <w:rPr>
          <w:b/>
          <w:color w:val="000000"/>
        </w:rPr>
      </w:pPr>
    </w:p>
    <w:p w:rsidR="00144D65" w:rsidRPr="00144D65" w:rsidRDefault="00144D65" w:rsidP="00144D65">
      <w:pPr>
        <w:pStyle w:val="GuidePedagogiqueTitre7Rponses"/>
        <w:rPr>
          <w:color w:val="000000"/>
        </w:rPr>
      </w:pPr>
      <m:oMathPara>
        <m:oMathParaPr>
          <m:jc m:val="left"/>
        </m:oMathParaPr>
        <m:oMath>
          <m:r>
            <m:rPr>
              <m:sty m:val="p"/>
            </m:rPr>
            <w:rPr>
              <w:rFonts w:ascii="Cambria Math" w:hAnsi="Cambria Math"/>
              <w:color w:val="000000"/>
            </w:rPr>
            <m:t xml:space="preserve">i x </m:t>
          </m:r>
          <m:f>
            <m:fPr>
              <m:ctrlPr>
                <w:ins w:id="17" w:author="Bernard COÏC" w:date="2021-08-23T16:32:00Z">
                  <w:rPr>
                    <w:rFonts w:ascii="Cambria Math" w:hAnsi="Cambria Math"/>
                    <w:color w:val="000000"/>
                  </w:rPr>
                </w:ins>
              </m:ctrlPr>
            </m:fPr>
            <m:num>
              <m:d>
                <m:dPr>
                  <m:ctrlPr>
                    <w:ins w:id="18" w:author="Bernard COÏC" w:date="2021-08-23T16:32:00Z">
                      <w:rPr>
                        <w:rFonts w:ascii="Cambria Math" w:hAnsi="Cambria Math"/>
                        <w:color w:val="000000"/>
                      </w:rPr>
                    </w:ins>
                  </m:ctrlPr>
                </m:dPr>
                <m:e>
                  <m:r>
                    <m:rPr>
                      <m:sty m:val="p"/>
                    </m:rPr>
                    <w:rPr>
                      <w:rFonts w:ascii="Cambria Math" w:hAnsi="Cambria Math"/>
                      <w:color w:val="000000"/>
                    </w:rPr>
                    <m:t>14 000 x 17</m:t>
                  </m:r>
                </m:e>
              </m:d>
              <m:r>
                <m:rPr>
                  <m:sty m:val="p"/>
                </m:rPr>
                <w:rPr>
                  <w:rFonts w:ascii="Cambria Math" w:hAnsi="Cambria Math"/>
                  <w:color w:val="000000"/>
                </w:rPr>
                <m:t>+ (22 000  x 32)</m:t>
              </m:r>
            </m:num>
            <m:den>
              <m:r>
                <m:rPr>
                  <m:sty m:val="p"/>
                </m:rPr>
                <w:rPr>
                  <w:rFonts w:ascii="Cambria Math" w:hAnsi="Cambria Math"/>
                  <w:color w:val="000000"/>
                </w:rPr>
                <m:t>360</m:t>
              </m:r>
            </m:den>
          </m:f>
          <m:r>
            <m:rPr>
              <m:sty m:val="p"/>
            </m:rPr>
            <w:rPr>
              <w:rFonts w:ascii="Cambria Math" w:hAnsi="Cambria Math"/>
              <w:color w:val="000000"/>
            </w:rPr>
            <m:t>=282,10</m:t>
          </m:r>
        </m:oMath>
      </m:oMathPara>
    </w:p>
    <w:p w:rsidR="00144D65" w:rsidRDefault="00144D65">
      <w:pPr>
        <w:rPr>
          <w:rFonts w:ascii="GuidePedagogique" w:hAnsi="GuidePedagogique"/>
          <w:sz w:val="22"/>
          <w:szCs w:val="22"/>
        </w:rPr>
      </w:pPr>
    </w:p>
    <w:p w:rsidR="00144D65" w:rsidRPr="00144D65" w:rsidRDefault="00144D65" w:rsidP="00144D65">
      <w:pPr>
        <w:pStyle w:val="GuidePedagogiqueTitre7Rponses"/>
        <w:rPr>
          <w:color w:val="000000"/>
        </w:rPr>
      </w:pPr>
      <m:oMathPara>
        <m:oMathParaPr>
          <m:jc m:val="left"/>
        </m:oMathParaPr>
        <m:oMath>
          <m:r>
            <m:rPr>
              <m:sty m:val="p"/>
            </m:rPr>
            <w:rPr>
              <w:rFonts w:ascii="Cambria Math" w:hAnsi="Cambria Math"/>
              <w:color w:val="000000"/>
            </w:rPr>
            <m:t xml:space="preserve">i x </m:t>
          </m:r>
          <m:f>
            <m:fPr>
              <m:ctrlPr>
                <w:ins w:id="19" w:author="Bernard COÏC" w:date="2021-08-23T16:32:00Z">
                  <w:rPr>
                    <w:rFonts w:ascii="Cambria Math" w:hAnsi="Cambria Math"/>
                    <w:color w:val="000000"/>
                  </w:rPr>
                </w:ins>
              </m:ctrlPr>
            </m:fPr>
            <m:num>
              <m:r>
                <m:rPr>
                  <m:sty m:val="p"/>
                </m:rPr>
                <w:rPr>
                  <w:rFonts w:ascii="Cambria Math" w:hAnsi="Cambria Math"/>
                  <w:color w:val="000000"/>
                </w:rPr>
                <m:t>282,10 x 360</m:t>
              </m:r>
            </m:num>
            <m:den>
              <m:d>
                <m:dPr>
                  <m:ctrlPr>
                    <w:ins w:id="20" w:author="Bernard COÏC" w:date="2021-08-23T16:32:00Z">
                      <w:rPr>
                        <w:rFonts w:ascii="Cambria Math" w:hAnsi="Cambria Math"/>
                        <w:color w:val="000000"/>
                      </w:rPr>
                    </w:ins>
                  </m:ctrlPr>
                </m:dPr>
                <m:e>
                  <m:r>
                    <m:rPr>
                      <m:sty m:val="p"/>
                    </m:rPr>
                    <w:rPr>
                      <w:rFonts w:ascii="Cambria Math" w:hAnsi="Cambria Math"/>
                      <w:color w:val="000000"/>
                    </w:rPr>
                    <m:t>14 000 x 17</m:t>
                  </m:r>
                </m:e>
              </m:d>
              <m:r>
                <m:rPr>
                  <m:sty m:val="p"/>
                </m:rPr>
                <w:rPr>
                  <w:rFonts w:ascii="Cambria Math" w:hAnsi="Cambria Math"/>
                  <w:color w:val="000000"/>
                </w:rPr>
                <m:t>+ (22 000  x 32)</m:t>
              </m:r>
            </m:den>
          </m:f>
          <m:r>
            <m:rPr>
              <m:sty m:val="p"/>
            </m:rPr>
            <w:rPr>
              <w:rFonts w:ascii="Cambria Math" w:hAnsi="Cambria Math"/>
              <w:color w:val="000000"/>
            </w:rPr>
            <m:t>=</m:t>
          </m:r>
          <m:f>
            <m:fPr>
              <m:ctrlPr>
                <w:ins w:id="21" w:author="Bernard COÏC" w:date="2021-08-23T16:32:00Z">
                  <w:rPr>
                    <w:rFonts w:ascii="Cambria Math" w:hAnsi="Cambria Math"/>
                    <w:color w:val="000000"/>
                  </w:rPr>
                </w:ins>
              </m:ctrlPr>
            </m:fPr>
            <m:num>
              <m:r>
                <m:rPr>
                  <m:sty m:val="p"/>
                </m:rPr>
                <w:rPr>
                  <w:rFonts w:ascii="Cambria Math" w:hAnsi="Cambria Math"/>
                  <w:color w:val="000000"/>
                </w:rPr>
                <m:t>101 556</m:t>
              </m:r>
            </m:num>
            <m:den>
              <m:r>
                <m:rPr>
                  <m:sty m:val="p"/>
                </m:rPr>
                <w:rPr>
                  <w:rFonts w:ascii="Cambria Math" w:hAnsi="Cambria Math"/>
                  <w:color w:val="000000"/>
                </w:rPr>
                <m:t>238 000+704 000</m:t>
              </m:r>
            </m:den>
          </m:f>
          <m:r>
            <m:rPr>
              <m:sty m:val="p"/>
            </m:rPr>
            <w:rPr>
              <w:rFonts w:ascii="Cambria Math" w:hAnsi="Cambria Math"/>
              <w:color w:val="000000"/>
            </w:rPr>
            <m:t>=0,1078, soit 10,78 %</m:t>
          </m:r>
        </m:oMath>
      </m:oMathPara>
    </w:p>
    <w:p w:rsidR="005B1B1F" w:rsidRPr="00462DE6" w:rsidRDefault="005B1B1F" w:rsidP="00462DE6">
      <w:pPr>
        <w:pStyle w:val="GuidePedagogiqueTitre5Missionsnumros"/>
      </w:pPr>
      <w:r w:rsidRPr="00462DE6">
        <w:rPr>
          <w:rFonts w:eastAsiaTheme="majorEastAsia"/>
        </w:rPr>
        <w:t>Exercice 8</w:t>
      </w:r>
    </w:p>
    <w:p w:rsidR="005B1B1F" w:rsidRDefault="00462DE6" w:rsidP="00462DE6">
      <w:pPr>
        <w:pStyle w:val="GuidePedagogiqueTitre6Consignes"/>
      </w:pPr>
      <w:r>
        <w:t xml:space="preserve">&gt; </w:t>
      </w:r>
      <w:r w:rsidR="005B1B1F">
        <w:t>Calculez le montant net versé sur le compte bancaire à l’issue de cette opération d’escompte.</w:t>
      </w:r>
    </w:p>
    <w:p w:rsidR="005B1B1F" w:rsidRPr="00462DE6" w:rsidRDefault="005B1B1F" w:rsidP="005B1B1F">
      <w:pPr>
        <w:pStyle w:val="GuidePedagogiqueTitre7Rponses"/>
        <w:rPr>
          <w:b/>
        </w:rPr>
      </w:pPr>
      <w:r w:rsidRPr="00462DE6">
        <w:rPr>
          <w:b/>
        </w:rPr>
        <w:t>Calcul du nombre de jours</w:t>
      </w:r>
    </w:p>
    <w:tbl>
      <w:tblPr>
        <w:tblW w:w="0" w:type="auto"/>
        <w:tblInd w:w="60" w:type="dxa"/>
        <w:tblLayout w:type="fixed"/>
        <w:tblCellMar>
          <w:left w:w="0" w:type="dxa"/>
          <w:right w:w="0" w:type="dxa"/>
        </w:tblCellMar>
        <w:tblLook w:val="04A0"/>
      </w:tblPr>
      <w:tblGrid>
        <w:gridCol w:w="1460"/>
        <w:gridCol w:w="1460"/>
        <w:gridCol w:w="1460"/>
        <w:gridCol w:w="1460"/>
      </w:tblGrid>
      <w:tr w:rsidR="005B1B1F" w:rsidRPr="009E0111" w:rsidTr="005B1B1F">
        <w:trPr>
          <w:cantSplit/>
          <w:trHeight w:val="20"/>
        </w:trPr>
        <w:tc>
          <w:tcPr>
            <w:tcW w:w="1460" w:type="dxa"/>
            <w:tcBorders>
              <w:bottom w:val="single" w:sz="4" w:space="0" w:color="000000"/>
              <w:right w:val="single" w:sz="4" w:space="0" w:color="000000"/>
            </w:tcBorders>
            <w:tcMar>
              <w:top w:w="80" w:type="dxa"/>
              <w:left w:w="60" w:type="dxa"/>
              <w:bottom w:w="60" w:type="dxa"/>
              <w:right w:w="60" w:type="dxa"/>
            </w:tcMar>
          </w:tcPr>
          <w:p w:rsidR="005B1B1F" w:rsidRPr="009E0111" w:rsidRDefault="005B1B1F" w:rsidP="005B1B1F">
            <w:pPr>
              <w:pStyle w:val="GuidePedagogiqueTitre7Rponses"/>
            </w:pPr>
          </w:p>
        </w:tc>
        <w:tc>
          <w:tcPr>
            <w:tcW w:w="146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5B1B1F" w:rsidRPr="00462DE6" w:rsidRDefault="005B1B1F" w:rsidP="00462DE6">
            <w:pPr>
              <w:pStyle w:val="GuidePedagogiqueTitre7Rponses"/>
              <w:jc w:val="center"/>
              <w:rPr>
                <w:b/>
              </w:rPr>
            </w:pPr>
            <w:r w:rsidRPr="00462DE6">
              <w:rPr>
                <w:b/>
              </w:rPr>
              <w:t>Effet 1</w:t>
            </w:r>
          </w:p>
        </w:tc>
        <w:tc>
          <w:tcPr>
            <w:tcW w:w="146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5B1B1F" w:rsidRPr="00462DE6" w:rsidRDefault="005B1B1F" w:rsidP="00462DE6">
            <w:pPr>
              <w:pStyle w:val="GuidePedagogiqueTitre7Rponses"/>
              <w:jc w:val="center"/>
              <w:rPr>
                <w:b/>
              </w:rPr>
            </w:pPr>
            <w:r w:rsidRPr="00462DE6">
              <w:rPr>
                <w:b/>
              </w:rPr>
              <w:t>Effet 2</w:t>
            </w:r>
          </w:p>
        </w:tc>
        <w:tc>
          <w:tcPr>
            <w:tcW w:w="146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5B1B1F" w:rsidRPr="00462DE6" w:rsidRDefault="005B1B1F" w:rsidP="00462DE6">
            <w:pPr>
              <w:pStyle w:val="GuidePedagogiqueTitre7Rponses"/>
              <w:jc w:val="center"/>
              <w:rPr>
                <w:b/>
              </w:rPr>
            </w:pPr>
            <w:r w:rsidRPr="00462DE6">
              <w:rPr>
                <w:b/>
              </w:rPr>
              <w:t>Effet 3</w:t>
            </w:r>
          </w:p>
        </w:tc>
      </w:tr>
      <w:tr w:rsidR="005B1B1F" w:rsidRPr="009E0111" w:rsidTr="005B1B1F">
        <w:trPr>
          <w:cantSplit/>
          <w:trHeight w:val="20"/>
        </w:trPr>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5B1B1F" w:rsidRPr="009E0111" w:rsidRDefault="005B1B1F" w:rsidP="005B1B1F">
            <w:pPr>
              <w:pStyle w:val="GuidePedagogiqueTitre7Rponses"/>
            </w:pPr>
            <w:r w:rsidRPr="009E0111">
              <w:t>Septembre</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5B1B1F" w:rsidRPr="009E0111" w:rsidRDefault="005B1B1F" w:rsidP="00462DE6">
            <w:pPr>
              <w:pStyle w:val="GuidePedagogiqueTitre7Rponses"/>
              <w:ind w:right="450"/>
              <w:jc w:val="right"/>
            </w:pPr>
            <w:r w:rsidRPr="009E0111">
              <w:t>1</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5B1B1F" w:rsidRPr="009E0111" w:rsidRDefault="005B1B1F" w:rsidP="00462DE6">
            <w:pPr>
              <w:pStyle w:val="GuidePedagogiqueTitre7Rponses"/>
              <w:ind w:right="450"/>
              <w:jc w:val="right"/>
            </w:pPr>
            <w:r w:rsidRPr="009E0111">
              <w:t>1</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5B1B1F" w:rsidRPr="009E0111" w:rsidRDefault="005B1B1F" w:rsidP="00462DE6">
            <w:pPr>
              <w:pStyle w:val="GuidePedagogiqueTitre7Rponses"/>
              <w:ind w:right="450"/>
              <w:jc w:val="right"/>
            </w:pPr>
            <w:r w:rsidRPr="009E0111">
              <w:t>1</w:t>
            </w:r>
          </w:p>
        </w:tc>
      </w:tr>
      <w:tr w:rsidR="005B1B1F" w:rsidRPr="009E0111" w:rsidTr="005B1B1F">
        <w:trPr>
          <w:cantSplit/>
          <w:trHeight w:val="20"/>
        </w:trPr>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5B1B1F" w:rsidRPr="009E0111" w:rsidRDefault="005B1B1F" w:rsidP="005B1B1F">
            <w:pPr>
              <w:pStyle w:val="GuidePedagogiqueTitre7Rponses"/>
            </w:pPr>
            <w:r w:rsidRPr="009E0111">
              <w:t>Octobre</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5B1B1F" w:rsidRPr="009E0111" w:rsidRDefault="005B1B1F" w:rsidP="00462DE6">
            <w:pPr>
              <w:pStyle w:val="GuidePedagogiqueTitre7Rponses"/>
              <w:ind w:right="450"/>
              <w:jc w:val="right"/>
            </w:pPr>
            <w:r w:rsidRPr="009E0111">
              <w:t>31</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5B1B1F" w:rsidRPr="009E0111" w:rsidRDefault="005B1B1F" w:rsidP="00462DE6">
            <w:pPr>
              <w:pStyle w:val="GuidePedagogiqueTitre7Rponses"/>
              <w:ind w:right="450"/>
              <w:jc w:val="right"/>
            </w:pPr>
            <w:r w:rsidRPr="009E0111">
              <w:t>31</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5B1B1F" w:rsidRPr="009E0111" w:rsidRDefault="005B1B1F" w:rsidP="00462DE6">
            <w:pPr>
              <w:pStyle w:val="GuidePedagogiqueTitre7Rponses"/>
              <w:ind w:right="450"/>
              <w:jc w:val="right"/>
            </w:pPr>
            <w:r w:rsidRPr="009E0111">
              <w:t>31</w:t>
            </w:r>
          </w:p>
        </w:tc>
      </w:tr>
      <w:tr w:rsidR="005B1B1F" w:rsidRPr="009E0111" w:rsidTr="005B1B1F">
        <w:trPr>
          <w:cantSplit/>
          <w:trHeight w:val="20"/>
        </w:trPr>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5B1B1F" w:rsidRPr="009E0111" w:rsidRDefault="005B1B1F" w:rsidP="005B1B1F">
            <w:pPr>
              <w:pStyle w:val="GuidePedagogiqueTitre7Rponses"/>
            </w:pPr>
            <w:r w:rsidRPr="009E0111">
              <w:t>Novembre</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5B1B1F" w:rsidRPr="009E0111" w:rsidRDefault="005B1B1F" w:rsidP="00462DE6">
            <w:pPr>
              <w:pStyle w:val="GuidePedagogiqueTitre7Rponses"/>
              <w:ind w:right="450"/>
              <w:jc w:val="right"/>
            </w:pPr>
            <w:r w:rsidRPr="009E0111">
              <w:t>30</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5B1B1F" w:rsidRPr="009E0111" w:rsidRDefault="005B1B1F" w:rsidP="00462DE6">
            <w:pPr>
              <w:pStyle w:val="GuidePedagogiqueTitre7Rponses"/>
              <w:ind w:right="450"/>
              <w:jc w:val="right"/>
            </w:pPr>
            <w:r w:rsidRPr="009E0111">
              <w:t>30</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5B1B1F" w:rsidRPr="009E0111" w:rsidRDefault="005B1B1F" w:rsidP="00462DE6">
            <w:pPr>
              <w:pStyle w:val="GuidePedagogiqueTitre7Rponses"/>
              <w:ind w:right="450"/>
              <w:jc w:val="right"/>
            </w:pPr>
            <w:r w:rsidRPr="009E0111">
              <w:t>30</w:t>
            </w:r>
          </w:p>
        </w:tc>
      </w:tr>
      <w:tr w:rsidR="005B1B1F" w:rsidRPr="009E0111" w:rsidTr="005B1B1F">
        <w:trPr>
          <w:cantSplit/>
          <w:trHeight w:val="20"/>
        </w:trPr>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5B1B1F" w:rsidRPr="009E0111" w:rsidRDefault="005B1B1F" w:rsidP="005B1B1F">
            <w:pPr>
              <w:pStyle w:val="GuidePedagogiqueTitre7Rponses"/>
            </w:pPr>
            <w:r w:rsidRPr="009E0111">
              <w:t>Décembre</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5B1B1F" w:rsidRPr="009E0111" w:rsidRDefault="005B1B1F" w:rsidP="00462DE6">
            <w:pPr>
              <w:pStyle w:val="GuidePedagogiqueTitre7Rponses"/>
              <w:ind w:right="450"/>
              <w:jc w:val="right"/>
            </w:pP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5B1B1F" w:rsidRPr="009E0111" w:rsidRDefault="005B1B1F" w:rsidP="00462DE6">
            <w:pPr>
              <w:pStyle w:val="GuidePedagogiqueTitre7Rponses"/>
              <w:ind w:right="450"/>
              <w:jc w:val="right"/>
            </w:pPr>
            <w:r w:rsidRPr="009E0111">
              <w:t>15</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5B1B1F" w:rsidRPr="009E0111" w:rsidRDefault="005B1B1F" w:rsidP="00462DE6">
            <w:pPr>
              <w:pStyle w:val="GuidePedagogiqueTitre7Rponses"/>
              <w:ind w:right="450"/>
              <w:jc w:val="right"/>
            </w:pPr>
            <w:r w:rsidRPr="009E0111">
              <w:t>31</w:t>
            </w:r>
          </w:p>
        </w:tc>
      </w:tr>
      <w:tr w:rsidR="005B1B1F" w:rsidRPr="009E0111" w:rsidTr="005B1B1F">
        <w:trPr>
          <w:cantSplit/>
          <w:trHeight w:val="20"/>
        </w:trPr>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5B1B1F" w:rsidRPr="009E0111" w:rsidRDefault="005B1B1F" w:rsidP="005B1B1F">
            <w:pPr>
              <w:pStyle w:val="GuidePedagogiqueTitre7Rponses"/>
            </w:pPr>
            <w:r w:rsidRPr="009E0111">
              <w:t>Total</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5B1B1F" w:rsidRPr="009E0111" w:rsidRDefault="005B1B1F" w:rsidP="00462DE6">
            <w:pPr>
              <w:pStyle w:val="GuidePedagogiqueTitre7Rponses"/>
              <w:ind w:right="450"/>
              <w:jc w:val="right"/>
            </w:pPr>
            <w:r w:rsidRPr="009E0111">
              <w:t>62</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5B1B1F" w:rsidRPr="009E0111" w:rsidRDefault="005B1B1F" w:rsidP="00462DE6">
            <w:pPr>
              <w:pStyle w:val="GuidePedagogiqueTitre7Rponses"/>
              <w:ind w:right="450"/>
              <w:jc w:val="right"/>
            </w:pPr>
            <w:r w:rsidRPr="009E0111">
              <w:t>77</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5B1B1F" w:rsidRPr="009E0111" w:rsidRDefault="005B1B1F" w:rsidP="00462DE6">
            <w:pPr>
              <w:pStyle w:val="GuidePedagogiqueTitre7Rponses"/>
              <w:ind w:right="450"/>
              <w:jc w:val="right"/>
            </w:pPr>
            <w:r w:rsidRPr="009E0111">
              <w:t>93</w:t>
            </w:r>
          </w:p>
        </w:tc>
      </w:tr>
    </w:tbl>
    <w:p w:rsidR="00462DE6" w:rsidRDefault="00462DE6" w:rsidP="005B1B1F">
      <w:pPr>
        <w:pStyle w:val="GuidePedagogiqueTitre7Rponses"/>
        <w:rPr>
          <w:rStyle w:val="Ital"/>
          <w:rFonts w:ascii="Times New Roman" w:hAnsi="Times New Roman"/>
          <w:sz w:val="24"/>
          <w:szCs w:val="24"/>
          <w:u w:val="single"/>
        </w:rPr>
      </w:pPr>
    </w:p>
    <w:p w:rsidR="005B1B1F" w:rsidRDefault="00462DE6" w:rsidP="005B1B1F">
      <w:pPr>
        <w:pStyle w:val="GuidePedagogiqueTitre7Rponses"/>
        <w:rPr>
          <w:rStyle w:val="Ital"/>
          <w:rFonts w:ascii="Times New Roman" w:hAnsi="Times New Roman"/>
          <w:b/>
          <w:i w:val="0"/>
          <w:sz w:val="24"/>
          <w:szCs w:val="24"/>
        </w:rPr>
      </w:pPr>
      <w:r w:rsidRPr="00462DE6">
        <w:rPr>
          <w:rStyle w:val="Ital"/>
          <w:rFonts w:ascii="Times New Roman" w:hAnsi="Times New Roman"/>
          <w:b/>
          <w:i w:val="0"/>
          <w:sz w:val="24"/>
          <w:szCs w:val="24"/>
        </w:rPr>
        <w:t>C</w:t>
      </w:r>
      <w:r w:rsidR="005B1B1F" w:rsidRPr="00462DE6">
        <w:rPr>
          <w:rStyle w:val="Ital"/>
          <w:rFonts w:ascii="Times New Roman" w:hAnsi="Times New Roman"/>
          <w:b/>
          <w:i w:val="0"/>
          <w:sz w:val="24"/>
          <w:szCs w:val="24"/>
        </w:rPr>
        <w:t>alcul des intérêts</w:t>
      </w:r>
    </w:p>
    <w:p w:rsidR="00462DE6" w:rsidRPr="003465FF" w:rsidRDefault="00462DE6" w:rsidP="003465FF">
      <w:pPr>
        <w:pStyle w:val="GuidePedagogiqueTitre7Rponses"/>
        <w:rPr>
          <w:rStyle w:val="Ital"/>
          <w:iCs w:val="0"/>
          <w:szCs w:val="24"/>
        </w:rPr>
      </w:pPr>
      <w:r w:rsidRPr="003465FF">
        <w:rPr>
          <w:rStyle w:val="Ital"/>
          <w:iCs w:val="0"/>
          <w:szCs w:val="24"/>
        </w:rPr>
        <w:t>Effet 1</w:t>
      </w:r>
    </w:p>
    <w:p w:rsidR="003465FF" w:rsidRPr="00144D65" w:rsidRDefault="00840CB6" w:rsidP="003465FF">
      <w:pPr>
        <w:pStyle w:val="GuidePedagogiqueTitre7Rponses"/>
        <w:rPr>
          <w:color w:val="000000"/>
        </w:rPr>
      </w:pPr>
      <m:oMathPara>
        <m:oMathParaPr>
          <m:jc m:val="left"/>
        </m:oMathParaPr>
        <m:oMath>
          <m:f>
            <m:fPr>
              <m:ctrlPr>
                <w:ins w:id="22" w:author="Bernard COÏC" w:date="2021-08-23T16:32:00Z">
                  <w:rPr>
                    <w:rFonts w:ascii="Cambria Math" w:hAnsi="Cambria Math"/>
                    <w:color w:val="000000"/>
                  </w:rPr>
                </w:ins>
              </m:ctrlPr>
            </m:fPr>
            <m:num>
              <m:r>
                <m:rPr>
                  <m:sty m:val="p"/>
                </m:rPr>
                <w:rPr>
                  <w:rFonts w:ascii="Cambria Math" w:hAnsi="Cambria Math"/>
                  <w:color w:val="000000"/>
                </w:rPr>
                <m:t>14 780 x 0,0987 x 62</m:t>
              </m:r>
            </m:num>
            <m:den>
              <m:r>
                <m:rPr>
                  <m:sty m:val="p"/>
                </m:rPr>
                <w:rPr>
                  <w:rFonts w:ascii="Cambria Math" w:hAnsi="Cambria Math"/>
                  <w:color w:val="000000"/>
                </w:rPr>
                <m:t>360</m:t>
              </m:r>
            </m:den>
          </m:f>
          <m:r>
            <m:rPr>
              <m:sty m:val="p"/>
            </m:rPr>
            <w:rPr>
              <w:rFonts w:ascii="Cambria Math" w:hAnsi="Cambria Math"/>
              <w:color w:val="000000"/>
            </w:rPr>
            <m:t>=251,24 €</m:t>
          </m:r>
        </m:oMath>
      </m:oMathPara>
    </w:p>
    <w:p w:rsidR="003465FF" w:rsidRDefault="003465FF" w:rsidP="005B1B1F">
      <w:pPr>
        <w:pStyle w:val="GuidePedagogiqueTitre7Rponses"/>
        <w:rPr>
          <w:rStyle w:val="Ital"/>
          <w:rFonts w:ascii="Times New Roman" w:hAnsi="Times New Roman"/>
          <w:b/>
          <w:i w:val="0"/>
          <w:sz w:val="24"/>
          <w:szCs w:val="24"/>
        </w:rPr>
      </w:pPr>
    </w:p>
    <w:p w:rsidR="00462DE6" w:rsidRDefault="00462DE6" w:rsidP="005B1B1F">
      <w:pPr>
        <w:pStyle w:val="GuidePedagogiqueTitre7Rponses"/>
        <w:rPr>
          <w:rStyle w:val="Ital"/>
          <w:rFonts w:ascii="Times New Roman" w:hAnsi="Times New Roman"/>
          <w:sz w:val="24"/>
          <w:szCs w:val="24"/>
        </w:rPr>
      </w:pPr>
      <w:r w:rsidRPr="00462DE6">
        <w:rPr>
          <w:rStyle w:val="Ital"/>
          <w:rFonts w:ascii="Times New Roman" w:hAnsi="Times New Roman"/>
          <w:sz w:val="24"/>
          <w:szCs w:val="24"/>
        </w:rPr>
        <w:t>Effet 2</w:t>
      </w:r>
    </w:p>
    <w:p w:rsidR="00462DE6" w:rsidRPr="00144D65" w:rsidRDefault="00840CB6" w:rsidP="00462DE6">
      <w:pPr>
        <w:pStyle w:val="GuidePedagogiqueTitre7Rponses"/>
        <w:rPr>
          <w:color w:val="000000"/>
        </w:rPr>
      </w:pPr>
      <m:oMathPara>
        <m:oMathParaPr>
          <m:jc m:val="left"/>
        </m:oMathParaPr>
        <m:oMath>
          <m:f>
            <m:fPr>
              <m:ctrlPr>
                <w:ins w:id="23" w:author="Bernard COÏC" w:date="2021-08-23T16:32:00Z">
                  <w:rPr>
                    <w:rFonts w:ascii="Cambria Math" w:hAnsi="Cambria Math"/>
                    <w:color w:val="000000"/>
                  </w:rPr>
                </w:ins>
              </m:ctrlPr>
            </m:fPr>
            <m:num>
              <m:r>
                <m:rPr>
                  <m:sty m:val="p"/>
                </m:rPr>
                <w:rPr>
                  <w:rFonts w:ascii="Cambria Math" w:hAnsi="Cambria Math"/>
                  <w:color w:val="000000"/>
                </w:rPr>
                <m:t>8 540 x 0,0987 x 77</m:t>
              </m:r>
            </m:num>
            <m:den>
              <m:r>
                <m:rPr>
                  <m:sty m:val="p"/>
                </m:rPr>
                <w:rPr>
                  <w:rFonts w:ascii="Cambria Math" w:hAnsi="Cambria Math"/>
                  <w:color w:val="000000"/>
                </w:rPr>
                <m:t>360</m:t>
              </m:r>
            </m:den>
          </m:f>
          <m:r>
            <m:rPr>
              <m:sty m:val="p"/>
            </m:rPr>
            <w:rPr>
              <w:rFonts w:ascii="Cambria Math" w:hAnsi="Cambria Math"/>
              <w:color w:val="000000"/>
            </w:rPr>
            <m:t>=180,29 €</m:t>
          </m:r>
        </m:oMath>
      </m:oMathPara>
    </w:p>
    <w:p w:rsidR="00462DE6" w:rsidRDefault="00462DE6" w:rsidP="005B1B1F">
      <w:pPr>
        <w:pStyle w:val="GuidePedagogiqueTitre7Rponses"/>
      </w:pPr>
    </w:p>
    <w:p w:rsidR="00462DE6" w:rsidRPr="003465FF" w:rsidRDefault="00462DE6" w:rsidP="003465FF">
      <w:pPr>
        <w:pStyle w:val="GuidePedagogiqueTitre7Rponses"/>
        <w:rPr>
          <w:i/>
        </w:rPr>
      </w:pPr>
      <w:r w:rsidRPr="003465FF">
        <w:rPr>
          <w:i/>
        </w:rPr>
        <w:t>Effet 3</w:t>
      </w:r>
    </w:p>
    <w:p w:rsidR="00462DE6" w:rsidRPr="00144D65" w:rsidRDefault="00840CB6" w:rsidP="00462DE6">
      <w:pPr>
        <w:pStyle w:val="GuidePedagogiqueTitre7Rponses"/>
        <w:rPr>
          <w:color w:val="000000"/>
        </w:rPr>
      </w:pPr>
      <m:oMathPara>
        <m:oMathParaPr>
          <m:jc m:val="left"/>
        </m:oMathParaPr>
        <m:oMath>
          <m:f>
            <m:fPr>
              <m:ctrlPr>
                <w:ins w:id="24" w:author="Bernard COÏC" w:date="2021-08-23T16:32:00Z">
                  <w:rPr>
                    <w:rFonts w:ascii="Cambria Math" w:hAnsi="Cambria Math"/>
                    <w:color w:val="000000"/>
                  </w:rPr>
                </w:ins>
              </m:ctrlPr>
            </m:fPr>
            <m:num>
              <m:r>
                <m:rPr>
                  <m:sty m:val="p"/>
                </m:rPr>
                <w:rPr>
                  <w:rFonts w:ascii="Cambria Math" w:hAnsi="Cambria Math"/>
                  <w:color w:val="000000"/>
                </w:rPr>
                <m:t>12 400 x 0,0987 x 93</m:t>
              </m:r>
            </m:num>
            <m:den>
              <m:r>
                <m:rPr>
                  <m:sty m:val="p"/>
                </m:rPr>
                <w:rPr>
                  <w:rFonts w:ascii="Cambria Math" w:hAnsi="Cambria Math"/>
                  <w:color w:val="000000"/>
                </w:rPr>
                <m:t>360</m:t>
              </m:r>
            </m:den>
          </m:f>
          <m:r>
            <m:rPr>
              <m:sty m:val="p"/>
            </m:rPr>
            <w:rPr>
              <w:rFonts w:ascii="Cambria Math" w:hAnsi="Cambria Math"/>
              <w:color w:val="000000"/>
            </w:rPr>
            <m:t>=316,17 €</m:t>
          </m:r>
        </m:oMath>
      </m:oMathPara>
    </w:p>
    <w:p w:rsidR="00D64037" w:rsidRDefault="00D64037" w:rsidP="005B1B1F">
      <w:pPr>
        <w:pStyle w:val="GuidePedagogiqueTitre7Rponses"/>
      </w:pPr>
    </w:p>
    <w:p w:rsidR="00462DE6" w:rsidRDefault="003465FF" w:rsidP="005B1B1F">
      <w:pPr>
        <w:pStyle w:val="GuidePedagogiqueTitre7Rponses"/>
      </w:pPr>
      <w:r>
        <w:t xml:space="preserve">Total = 747,70 </w:t>
      </w:r>
      <w:r>
        <w:rPr>
          <w:rFonts w:ascii="Times New Roman" w:hAnsi="Times New Roman"/>
        </w:rPr>
        <w:t>€</w:t>
      </w:r>
    </w:p>
    <w:p w:rsidR="005B1B1F" w:rsidRPr="000924FB" w:rsidRDefault="005B1B1F" w:rsidP="005B1B1F">
      <w:pPr>
        <w:pStyle w:val="GuidePedagogiqueTitre7Rponses"/>
      </w:pPr>
    </w:p>
    <w:p w:rsidR="005B1B1F" w:rsidRPr="003465FF" w:rsidRDefault="005B1B1F" w:rsidP="005B1B1F">
      <w:pPr>
        <w:pStyle w:val="GuidePedagogiqueTitre7Rponses"/>
        <w:rPr>
          <w:b/>
          <w:color w:val="000000"/>
        </w:rPr>
      </w:pPr>
      <w:r w:rsidRPr="003465FF">
        <w:rPr>
          <w:b/>
          <w:color w:val="000000"/>
        </w:rPr>
        <w:lastRenderedPageBreak/>
        <w:t xml:space="preserve">Net sur remise </w:t>
      </w:r>
    </w:p>
    <w:tbl>
      <w:tblPr>
        <w:tblStyle w:val="Grilledutableau"/>
        <w:tblW w:w="0" w:type="auto"/>
        <w:tblLook w:val="04A0"/>
      </w:tblPr>
      <w:tblGrid>
        <w:gridCol w:w="4867"/>
        <w:gridCol w:w="1255"/>
      </w:tblGrid>
      <w:tr w:rsidR="005B1B1F" w:rsidRPr="000924FB" w:rsidTr="005B1B1F">
        <w:tc>
          <w:tcPr>
            <w:tcW w:w="4867" w:type="dxa"/>
          </w:tcPr>
          <w:p w:rsidR="005B1B1F" w:rsidRPr="000924FB" w:rsidRDefault="003465FF" w:rsidP="003465FF">
            <w:pPr>
              <w:pStyle w:val="GuidePedagogiqueTitre7Rponses"/>
            </w:pPr>
            <w:r w:rsidRPr="00261399">
              <w:rPr>
                <w:color w:val="000000"/>
              </w:rPr>
              <w:t xml:space="preserve">Nominal </w:t>
            </w:r>
            <w:r w:rsidR="005B1B1F" w:rsidRPr="00261399">
              <w:rPr>
                <w:color w:val="000000"/>
              </w:rPr>
              <w:t>de la remise</w:t>
            </w:r>
            <w:r>
              <w:rPr>
                <w:color w:val="000000"/>
              </w:rPr>
              <w:t xml:space="preserve"> =</w:t>
            </w:r>
            <w:r w:rsidR="005B1B1F" w:rsidRPr="000924FB">
              <w:rPr>
                <w:color w:val="000000"/>
              </w:rPr>
              <w:t xml:space="preserve"> </w:t>
            </w:r>
            <w:r w:rsidR="005B1B1F" w:rsidRPr="000924FB">
              <w:t>14 780+8 540</w:t>
            </w:r>
            <w:r w:rsidR="0029683E">
              <w:t xml:space="preserve"> +</w:t>
            </w:r>
            <w:r w:rsidR="005B1B1F" w:rsidRPr="000924FB">
              <w:t xml:space="preserve"> 12</w:t>
            </w:r>
            <w:r w:rsidR="0029683E">
              <w:rPr>
                <w:rFonts w:hint="eastAsia"/>
              </w:rPr>
              <w:t> </w:t>
            </w:r>
            <w:r w:rsidR="005B1B1F" w:rsidRPr="000924FB">
              <w:t>400 =</w:t>
            </w:r>
          </w:p>
        </w:tc>
        <w:tc>
          <w:tcPr>
            <w:tcW w:w="1195" w:type="dxa"/>
          </w:tcPr>
          <w:p w:rsidR="005B1B1F" w:rsidRPr="000924FB" w:rsidRDefault="005B1B1F" w:rsidP="003465FF">
            <w:pPr>
              <w:pStyle w:val="GuidePedagogiqueTitre7Rponses"/>
              <w:ind w:right="159"/>
              <w:jc w:val="right"/>
              <w:rPr>
                <w:color w:val="000000"/>
              </w:rPr>
            </w:pPr>
            <w:r w:rsidRPr="000924FB">
              <w:rPr>
                <w:color w:val="000000"/>
              </w:rPr>
              <w:t>35</w:t>
            </w:r>
            <w:r w:rsidR="0029683E">
              <w:rPr>
                <w:rFonts w:hint="eastAsia"/>
                <w:color w:val="000000"/>
              </w:rPr>
              <w:t> </w:t>
            </w:r>
            <w:r w:rsidR="0029683E">
              <w:rPr>
                <w:color w:val="000000"/>
              </w:rPr>
              <w:t>7</w:t>
            </w:r>
            <w:r w:rsidRPr="000924FB">
              <w:rPr>
                <w:color w:val="000000"/>
              </w:rPr>
              <w:t>20</w:t>
            </w:r>
            <w:r w:rsidRPr="00261399">
              <w:rPr>
                <w:color w:val="000000"/>
              </w:rPr>
              <w:t>,00</w:t>
            </w:r>
          </w:p>
        </w:tc>
      </w:tr>
      <w:tr w:rsidR="005B1B1F" w:rsidRPr="000924FB" w:rsidTr="005B1B1F">
        <w:tc>
          <w:tcPr>
            <w:tcW w:w="4867" w:type="dxa"/>
          </w:tcPr>
          <w:p w:rsidR="005B1B1F" w:rsidRPr="000924FB" w:rsidRDefault="003465FF" w:rsidP="0029683E">
            <w:pPr>
              <w:pStyle w:val="GuidePedagogiqueTitre7Rponses"/>
              <w:rPr>
                <w:color w:val="000000"/>
              </w:rPr>
            </w:pPr>
            <w:r w:rsidRPr="00261399">
              <w:rPr>
                <w:color w:val="000000"/>
              </w:rPr>
              <w:t>Int</w:t>
            </w:r>
            <w:r w:rsidRPr="00261399">
              <w:rPr>
                <w:rFonts w:hint="eastAsia"/>
                <w:color w:val="000000"/>
              </w:rPr>
              <w:t>é</w:t>
            </w:r>
            <w:r w:rsidRPr="00261399">
              <w:rPr>
                <w:color w:val="000000"/>
              </w:rPr>
              <w:t>r</w:t>
            </w:r>
            <w:r w:rsidRPr="00261399">
              <w:rPr>
                <w:rFonts w:hint="eastAsia"/>
                <w:color w:val="000000"/>
              </w:rPr>
              <w:t>ê</w:t>
            </w:r>
            <w:r w:rsidRPr="00261399">
              <w:rPr>
                <w:color w:val="000000"/>
              </w:rPr>
              <w:t>ts</w:t>
            </w:r>
            <w:r w:rsidR="005B1B1F" w:rsidRPr="00261399">
              <w:rPr>
                <w:color w:val="000000"/>
              </w:rPr>
              <w:tab/>
            </w:r>
          </w:p>
        </w:tc>
        <w:tc>
          <w:tcPr>
            <w:tcW w:w="1195" w:type="dxa"/>
          </w:tcPr>
          <w:p w:rsidR="005B1B1F" w:rsidRPr="000924FB" w:rsidRDefault="005B1B1F" w:rsidP="003465FF">
            <w:pPr>
              <w:pStyle w:val="GuidePedagogiqueTitre7Rponses"/>
              <w:ind w:right="159"/>
              <w:jc w:val="right"/>
              <w:rPr>
                <w:color w:val="000000"/>
              </w:rPr>
            </w:pPr>
            <w:r w:rsidRPr="000924FB">
              <w:rPr>
                <w:color w:val="000000"/>
              </w:rPr>
              <w:t>747,70</w:t>
            </w:r>
          </w:p>
        </w:tc>
      </w:tr>
      <w:tr w:rsidR="005B1B1F" w:rsidRPr="000924FB" w:rsidTr="005B1B1F">
        <w:tc>
          <w:tcPr>
            <w:tcW w:w="4867" w:type="dxa"/>
          </w:tcPr>
          <w:p w:rsidR="005B1B1F" w:rsidRPr="000924FB" w:rsidRDefault="005B1B1F" w:rsidP="005B1B1F">
            <w:pPr>
              <w:pStyle w:val="GuidePedagogiqueTitre7Rponses"/>
              <w:rPr>
                <w:color w:val="000000"/>
              </w:rPr>
            </w:pPr>
            <w:r w:rsidRPr="00261399">
              <w:rPr>
                <w:color w:val="000000"/>
              </w:rPr>
              <w:t>Commission</w:t>
            </w:r>
            <w:r>
              <w:rPr>
                <w:color w:val="000000"/>
              </w:rPr>
              <w:t xml:space="preserve"> = </w:t>
            </w:r>
            <w:r w:rsidRPr="00E424B4">
              <w:rPr>
                <w:color w:val="000000"/>
              </w:rPr>
              <w:t xml:space="preserve">3 </w:t>
            </w:r>
            <w:r w:rsidRPr="00E424B4">
              <w:rPr>
                <w:color w:val="000000"/>
              </w:rPr>
              <w:sym w:font="Symbol" w:char="F0B4"/>
            </w:r>
            <w:r w:rsidRPr="00E424B4">
              <w:rPr>
                <w:color w:val="000000"/>
              </w:rPr>
              <w:t xml:space="preserve"> 4</w:t>
            </w:r>
            <w:r w:rsidRPr="000924FB">
              <w:rPr>
                <w:color w:val="000000"/>
              </w:rPr>
              <w:t>,80</w:t>
            </w:r>
            <w:r w:rsidR="003465FF">
              <w:rPr>
                <w:color w:val="000000"/>
              </w:rPr>
              <w:t xml:space="preserve"> =</w:t>
            </w:r>
          </w:p>
        </w:tc>
        <w:tc>
          <w:tcPr>
            <w:tcW w:w="1195" w:type="dxa"/>
          </w:tcPr>
          <w:p w:rsidR="005B1B1F" w:rsidRPr="000924FB" w:rsidRDefault="005B1B1F" w:rsidP="003465FF">
            <w:pPr>
              <w:pStyle w:val="GuidePedagogiqueTitre7Rponses"/>
              <w:ind w:right="159"/>
              <w:jc w:val="right"/>
              <w:rPr>
                <w:color w:val="000000"/>
              </w:rPr>
            </w:pPr>
            <w:r w:rsidRPr="000924FB">
              <w:rPr>
                <w:color w:val="000000"/>
              </w:rPr>
              <w:t>14,40</w:t>
            </w:r>
          </w:p>
        </w:tc>
      </w:tr>
      <w:tr w:rsidR="005B1B1F" w:rsidRPr="000924FB" w:rsidTr="005B1B1F">
        <w:tc>
          <w:tcPr>
            <w:tcW w:w="4867" w:type="dxa"/>
          </w:tcPr>
          <w:p w:rsidR="005B1B1F" w:rsidRPr="000924FB" w:rsidRDefault="003465FF" w:rsidP="005B1B1F">
            <w:pPr>
              <w:pStyle w:val="GuidePedagogiqueTitre7Rponses"/>
              <w:rPr>
                <w:color w:val="000000"/>
              </w:rPr>
            </w:pPr>
            <w:r w:rsidRPr="00261399">
              <w:rPr>
                <w:color w:val="000000"/>
              </w:rPr>
              <w:t xml:space="preserve">Net </w:t>
            </w:r>
            <w:r w:rsidR="005B1B1F" w:rsidRPr="00261399">
              <w:rPr>
                <w:color w:val="000000"/>
              </w:rPr>
              <w:t>sur remise à l’escompte</w:t>
            </w:r>
          </w:p>
        </w:tc>
        <w:tc>
          <w:tcPr>
            <w:tcW w:w="1195" w:type="dxa"/>
          </w:tcPr>
          <w:p w:rsidR="005B1B1F" w:rsidRPr="000924FB" w:rsidRDefault="005B1B1F" w:rsidP="003465FF">
            <w:pPr>
              <w:pStyle w:val="GuidePedagogiqueTitre7Rponses"/>
              <w:ind w:right="159"/>
              <w:jc w:val="right"/>
              <w:rPr>
                <w:color w:val="000000"/>
              </w:rPr>
            </w:pPr>
            <w:r w:rsidRPr="00E424B4">
              <w:rPr>
                <w:color w:val="000000"/>
              </w:rPr>
              <w:t>34 957,90</w:t>
            </w:r>
          </w:p>
        </w:tc>
      </w:tr>
    </w:tbl>
    <w:p w:rsidR="005B1B1F" w:rsidRDefault="005B1B1F" w:rsidP="003465FF">
      <w:pPr>
        <w:pStyle w:val="GuidePedagogiqueTitre5Missionsnumros"/>
        <w:rPr>
          <w:rFonts w:eastAsiaTheme="majorEastAsia"/>
        </w:rPr>
      </w:pPr>
      <w:r>
        <w:rPr>
          <w:rFonts w:eastAsiaTheme="majorEastAsia"/>
        </w:rPr>
        <w:t>Exercice 9</w:t>
      </w:r>
    </w:p>
    <w:p w:rsidR="005B1B1F" w:rsidRPr="003465FF" w:rsidRDefault="003465FF" w:rsidP="00D64037">
      <w:pPr>
        <w:pStyle w:val="GuidePedagogiqueTitre6Consignes"/>
        <w:jc w:val="left"/>
        <w:rPr>
          <w:rFonts w:eastAsiaTheme="majorEastAsia"/>
          <w:b w:val="0"/>
        </w:rPr>
      </w:pPr>
      <w:r>
        <w:rPr>
          <w:rFonts w:eastAsiaTheme="minorHAnsi"/>
          <w:lang w:eastAsia="en-US"/>
        </w:rPr>
        <w:t>&gt; Calculez pour l’opération d’escompte de la lettre de change sur le client Vaillant :</w:t>
      </w:r>
      <w:r w:rsidR="00D64037">
        <w:rPr>
          <w:rFonts w:eastAsiaTheme="minorHAnsi"/>
          <w:lang w:eastAsia="en-US"/>
        </w:rPr>
        <w:br/>
      </w:r>
      <w:r>
        <w:rPr>
          <w:rFonts w:eastAsiaTheme="minorHAnsi"/>
          <w:lang w:eastAsia="en-US"/>
        </w:rPr>
        <w:t>– la durée sur laquelle portera le calcul de l’escompte ;</w:t>
      </w:r>
      <w:r w:rsidR="00D64037">
        <w:rPr>
          <w:rFonts w:eastAsiaTheme="minorHAnsi"/>
          <w:lang w:eastAsia="en-US"/>
        </w:rPr>
        <w:br/>
      </w:r>
      <w:r>
        <w:rPr>
          <w:rFonts w:eastAsiaTheme="minorHAnsi"/>
          <w:lang w:eastAsia="en-US"/>
        </w:rPr>
        <w:t>– le montant des agios prélevés par la banque ;</w:t>
      </w:r>
      <w:r w:rsidR="00D64037">
        <w:rPr>
          <w:rFonts w:eastAsiaTheme="minorHAnsi"/>
          <w:lang w:eastAsia="en-US"/>
        </w:rPr>
        <w:br/>
      </w:r>
      <w:r>
        <w:rPr>
          <w:rFonts w:eastAsiaTheme="minorHAnsi"/>
          <w:lang w:eastAsia="en-US"/>
        </w:rPr>
        <w:t>– la valeur nette de l’effet de commerce portée au compte d’Infoboutic.</w:t>
      </w:r>
      <w:r w:rsidR="00D64037">
        <w:rPr>
          <w:rFonts w:eastAsiaTheme="minorHAnsi"/>
          <w:lang w:eastAsia="en-US"/>
        </w:rPr>
        <w:br/>
      </w:r>
      <w:r w:rsidRPr="003465FF">
        <w:rPr>
          <w:rFonts w:eastAsiaTheme="majorEastAsia"/>
        </w:rPr>
        <w:t>D</w:t>
      </w:r>
      <w:r w:rsidR="005B1B1F" w:rsidRPr="003465FF">
        <w:rPr>
          <w:rFonts w:eastAsiaTheme="majorEastAsia"/>
        </w:rPr>
        <w:t>urée sur laquelle portera le calcul de l’escompte</w:t>
      </w:r>
    </w:p>
    <w:p w:rsidR="005B1B1F" w:rsidRDefault="005B1B1F" w:rsidP="005B1B1F">
      <w:pPr>
        <w:pStyle w:val="GuidePedagogiqueTitre7Rponses"/>
        <w:rPr>
          <w:rFonts w:eastAsiaTheme="majorEastAsia"/>
        </w:rPr>
      </w:pPr>
      <w:r>
        <w:rPr>
          <w:rFonts w:eastAsiaTheme="majorEastAsia"/>
        </w:rPr>
        <w:t>Du 26 octobre au 30 novembre = 5 + 30 = 35 jours</w:t>
      </w:r>
    </w:p>
    <w:p w:rsidR="005B1B1F" w:rsidRPr="00C22112" w:rsidRDefault="005B1B1F" w:rsidP="005B1B1F">
      <w:pPr>
        <w:pStyle w:val="GuidePedagogiqueTitre7Rponses"/>
        <w:rPr>
          <w:rFonts w:eastAsiaTheme="majorEastAsia"/>
        </w:rPr>
      </w:pPr>
    </w:p>
    <w:p w:rsidR="005B1B1F" w:rsidRPr="003465FF" w:rsidRDefault="003465FF" w:rsidP="005B1B1F">
      <w:pPr>
        <w:pStyle w:val="GuidePedagogiqueTitre7Rponses"/>
        <w:rPr>
          <w:rFonts w:eastAsiaTheme="majorEastAsia"/>
          <w:b/>
        </w:rPr>
      </w:pPr>
      <w:r w:rsidRPr="003465FF">
        <w:rPr>
          <w:rFonts w:eastAsiaTheme="majorEastAsia"/>
          <w:b/>
        </w:rPr>
        <w:t>M</w:t>
      </w:r>
      <w:r w:rsidR="005B1B1F" w:rsidRPr="003465FF">
        <w:rPr>
          <w:rFonts w:eastAsiaTheme="majorEastAsia"/>
          <w:b/>
        </w:rPr>
        <w:t>ontant des agios prélevés par la banque</w:t>
      </w:r>
    </w:p>
    <w:tbl>
      <w:tblPr>
        <w:tblW w:w="4515" w:type="pct"/>
        <w:tblCellMar>
          <w:left w:w="70" w:type="dxa"/>
          <w:right w:w="70" w:type="dxa"/>
        </w:tblCellMar>
        <w:tblLook w:val="04A0"/>
      </w:tblPr>
      <w:tblGrid>
        <w:gridCol w:w="3474"/>
        <w:gridCol w:w="4581"/>
        <w:gridCol w:w="1287"/>
      </w:tblGrid>
      <w:tr w:rsidR="005B1B1F" w:rsidRPr="004A0A60" w:rsidTr="003465FF">
        <w:trPr>
          <w:trHeight w:val="315"/>
        </w:trPr>
        <w:tc>
          <w:tcPr>
            <w:tcW w:w="18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B1B1F" w:rsidRPr="004A0A60" w:rsidRDefault="005B1B1F" w:rsidP="003465FF">
            <w:pPr>
              <w:pStyle w:val="GuidePedagogiqueTitre7Rponses"/>
              <w:rPr>
                <w:color w:val="000000"/>
              </w:rPr>
            </w:pPr>
            <w:r w:rsidRPr="004A0A60">
              <w:rPr>
                <w:color w:val="000000"/>
              </w:rPr>
              <w:t>Escompte</w:t>
            </w:r>
          </w:p>
        </w:tc>
        <w:tc>
          <w:tcPr>
            <w:tcW w:w="2452" w:type="pct"/>
            <w:tcBorders>
              <w:top w:val="single" w:sz="4" w:space="0" w:color="auto"/>
              <w:left w:val="nil"/>
              <w:bottom w:val="single" w:sz="4" w:space="0" w:color="auto"/>
              <w:right w:val="single" w:sz="4" w:space="0" w:color="auto"/>
            </w:tcBorders>
            <w:vAlign w:val="center"/>
          </w:tcPr>
          <w:p w:rsidR="005B1B1F" w:rsidRPr="004A0A60" w:rsidRDefault="005B1B1F" w:rsidP="003465FF">
            <w:pPr>
              <w:pStyle w:val="GuidePedagogiqueTitre7Rponses"/>
              <w:rPr>
                <w:color w:val="000000"/>
              </w:rPr>
            </w:pPr>
            <w:r>
              <w:t>8</w:t>
            </w:r>
            <w:r w:rsidR="0029683E">
              <w:rPr>
                <w:rFonts w:hint="eastAsia"/>
              </w:rPr>
              <w:t> </w:t>
            </w:r>
            <w:r w:rsidR="0029683E">
              <w:t>1</w:t>
            </w:r>
            <w:r>
              <w:t>12,50 x 8,6</w:t>
            </w:r>
            <w:r w:rsidR="0029683E">
              <w:rPr>
                <w:rFonts w:hint="eastAsia"/>
              </w:rPr>
              <w:t> </w:t>
            </w:r>
            <w:r>
              <w:t>% x 35/60 =</w:t>
            </w:r>
          </w:p>
        </w:tc>
        <w:tc>
          <w:tcPr>
            <w:tcW w:w="68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B1B1F" w:rsidRPr="004A0A60" w:rsidRDefault="005B1B1F" w:rsidP="003465FF">
            <w:pPr>
              <w:pStyle w:val="GuidePedagogiqueTitre7Rponses"/>
              <w:jc w:val="center"/>
              <w:rPr>
                <w:color w:val="000000"/>
              </w:rPr>
            </w:pPr>
            <w:r w:rsidRPr="004A0A60">
              <w:rPr>
                <w:color w:val="000000"/>
              </w:rPr>
              <w:t>67,83</w:t>
            </w:r>
          </w:p>
        </w:tc>
      </w:tr>
      <w:tr w:rsidR="005B1B1F" w:rsidRPr="004A0A60" w:rsidTr="003465FF">
        <w:trPr>
          <w:trHeight w:val="315"/>
        </w:trPr>
        <w:tc>
          <w:tcPr>
            <w:tcW w:w="1859" w:type="pct"/>
            <w:tcBorders>
              <w:top w:val="nil"/>
              <w:left w:val="single" w:sz="4" w:space="0" w:color="auto"/>
              <w:bottom w:val="single" w:sz="4" w:space="0" w:color="auto"/>
              <w:right w:val="single" w:sz="4" w:space="0" w:color="auto"/>
            </w:tcBorders>
            <w:shd w:val="clear" w:color="auto" w:fill="auto"/>
            <w:noWrap/>
            <w:vAlign w:val="center"/>
            <w:hideMark/>
          </w:tcPr>
          <w:p w:rsidR="005B1B1F" w:rsidRPr="004A0A60" w:rsidRDefault="005B1B1F" w:rsidP="003465FF">
            <w:pPr>
              <w:pStyle w:val="GuidePedagogiqueTitre7Rponses"/>
              <w:rPr>
                <w:color w:val="000000"/>
              </w:rPr>
            </w:pPr>
            <w:r>
              <w:rPr>
                <w:color w:val="000000"/>
              </w:rPr>
              <w:t>Commission</w:t>
            </w:r>
          </w:p>
        </w:tc>
        <w:tc>
          <w:tcPr>
            <w:tcW w:w="2452" w:type="pct"/>
            <w:tcBorders>
              <w:top w:val="single" w:sz="4" w:space="0" w:color="auto"/>
              <w:left w:val="nil"/>
              <w:bottom w:val="single" w:sz="4" w:space="0" w:color="auto"/>
              <w:right w:val="single" w:sz="4" w:space="0" w:color="auto"/>
            </w:tcBorders>
            <w:vAlign w:val="center"/>
          </w:tcPr>
          <w:p w:rsidR="005B1B1F" w:rsidRPr="004A0A60" w:rsidRDefault="005B1B1F" w:rsidP="003465FF">
            <w:pPr>
              <w:pStyle w:val="GuidePedagogiqueTitre7Rponses"/>
              <w:rPr>
                <w:color w:val="000000"/>
              </w:rPr>
            </w:pPr>
          </w:p>
        </w:tc>
        <w:tc>
          <w:tcPr>
            <w:tcW w:w="689" w:type="pct"/>
            <w:tcBorders>
              <w:top w:val="nil"/>
              <w:left w:val="single" w:sz="4" w:space="0" w:color="auto"/>
              <w:bottom w:val="single" w:sz="4" w:space="0" w:color="auto"/>
              <w:right w:val="single" w:sz="4" w:space="0" w:color="auto"/>
            </w:tcBorders>
            <w:shd w:val="clear" w:color="auto" w:fill="auto"/>
            <w:noWrap/>
            <w:vAlign w:val="bottom"/>
            <w:hideMark/>
          </w:tcPr>
          <w:p w:rsidR="005B1B1F" w:rsidRPr="004A0A60" w:rsidRDefault="005B1B1F" w:rsidP="003465FF">
            <w:pPr>
              <w:pStyle w:val="GuidePedagogiqueTitre7Rponses"/>
              <w:jc w:val="center"/>
              <w:rPr>
                <w:color w:val="000000"/>
              </w:rPr>
            </w:pPr>
            <w:r w:rsidRPr="004A0A60">
              <w:rPr>
                <w:color w:val="000000"/>
              </w:rPr>
              <w:t>1</w:t>
            </w:r>
            <w:r>
              <w:rPr>
                <w:color w:val="000000"/>
              </w:rPr>
              <w:t>8</w:t>
            </w:r>
            <w:r w:rsidR="003465FF">
              <w:rPr>
                <w:color w:val="000000"/>
              </w:rPr>
              <w:t>,00</w:t>
            </w:r>
          </w:p>
        </w:tc>
      </w:tr>
      <w:tr w:rsidR="005B1B1F" w:rsidRPr="004A0A60" w:rsidTr="003465FF">
        <w:trPr>
          <w:trHeight w:val="315"/>
        </w:trPr>
        <w:tc>
          <w:tcPr>
            <w:tcW w:w="1859" w:type="pct"/>
            <w:tcBorders>
              <w:top w:val="nil"/>
              <w:left w:val="single" w:sz="4" w:space="0" w:color="auto"/>
              <w:bottom w:val="single" w:sz="4" w:space="0" w:color="auto"/>
              <w:right w:val="single" w:sz="4" w:space="0" w:color="auto"/>
            </w:tcBorders>
            <w:shd w:val="clear" w:color="auto" w:fill="auto"/>
            <w:noWrap/>
            <w:vAlign w:val="center"/>
            <w:hideMark/>
          </w:tcPr>
          <w:p w:rsidR="005B1B1F" w:rsidRPr="004A0A60" w:rsidRDefault="005B1B1F" w:rsidP="003465FF">
            <w:pPr>
              <w:pStyle w:val="GuidePedagogiqueTitre7Rponses"/>
              <w:rPr>
                <w:color w:val="000000"/>
              </w:rPr>
            </w:pPr>
            <w:r w:rsidRPr="004A0A60">
              <w:rPr>
                <w:color w:val="000000"/>
              </w:rPr>
              <w:t>Total des agios</w:t>
            </w:r>
          </w:p>
        </w:tc>
        <w:tc>
          <w:tcPr>
            <w:tcW w:w="2452" w:type="pct"/>
            <w:tcBorders>
              <w:top w:val="single" w:sz="4" w:space="0" w:color="auto"/>
              <w:left w:val="nil"/>
              <w:bottom w:val="single" w:sz="4" w:space="0" w:color="auto"/>
              <w:right w:val="single" w:sz="4" w:space="0" w:color="auto"/>
            </w:tcBorders>
            <w:vAlign w:val="center"/>
          </w:tcPr>
          <w:p w:rsidR="005B1B1F" w:rsidRPr="004A0A60" w:rsidRDefault="005B1B1F" w:rsidP="003465FF">
            <w:pPr>
              <w:pStyle w:val="GuidePedagogiqueTitre7Rponses"/>
              <w:rPr>
                <w:color w:val="000000"/>
              </w:rPr>
            </w:pPr>
            <w:r>
              <w:rPr>
                <w:color w:val="000000"/>
              </w:rPr>
              <w:t>67</w:t>
            </w:r>
            <w:r w:rsidR="003465FF">
              <w:rPr>
                <w:color w:val="000000"/>
              </w:rPr>
              <w:t>,</w:t>
            </w:r>
            <w:r>
              <w:rPr>
                <w:color w:val="000000"/>
              </w:rPr>
              <w:t>83 + 18 =</w:t>
            </w:r>
          </w:p>
        </w:tc>
        <w:tc>
          <w:tcPr>
            <w:tcW w:w="689" w:type="pct"/>
            <w:tcBorders>
              <w:top w:val="nil"/>
              <w:left w:val="single" w:sz="4" w:space="0" w:color="auto"/>
              <w:bottom w:val="single" w:sz="4" w:space="0" w:color="auto"/>
              <w:right w:val="single" w:sz="4" w:space="0" w:color="auto"/>
            </w:tcBorders>
            <w:shd w:val="clear" w:color="auto" w:fill="auto"/>
            <w:noWrap/>
            <w:vAlign w:val="bottom"/>
            <w:hideMark/>
          </w:tcPr>
          <w:p w:rsidR="005B1B1F" w:rsidRPr="004A0A60" w:rsidRDefault="005B1B1F" w:rsidP="003465FF">
            <w:pPr>
              <w:pStyle w:val="GuidePedagogiqueTitre7Rponses"/>
              <w:jc w:val="center"/>
              <w:rPr>
                <w:color w:val="000000"/>
              </w:rPr>
            </w:pPr>
            <w:r w:rsidRPr="004A0A60">
              <w:rPr>
                <w:color w:val="000000"/>
              </w:rPr>
              <w:t>85,83</w:t>
            </w:r>
          </w:p>
        </w:tc>
      </w:tr>
    </w:tbl>
    <w:p w:rsidR="005B1B1F" w:rsidRDefault="005B1B1F" w:rsidP="005B1B1F">
      <w:pPr>
        <w:pStyle w:val="GuidePedagogiqueTitre7Rponses"/>
        <w:rPr>
          <w:rFonts w:eastAsiaTheme="majorEastAsia"/>
        </w:rPr>
      </w:pPr>
    </w:p>
    <w:p w:rsidR="005B1B1F" w:rsidRPr="003465FF" w:rsidRDefault="003465FF" w:rsidP="005B1B1F">
      <w:pPr>
        <w:pStyle w:val="GuidePedagogiqueTitre7Rponses"/>
        <w:rPr>
          <w:rFonts w:eastAsiaTheme="majorEastAsia"/>
          <w:b/>
        </w:rPr>
      </w:pPr>
      <w:r w:rsidRPr="003465FF">
        <w:rPr>
          <w:rFonts w:eastAsiaTheme="majorEastAsia"/>
          <w:b/>
        </w:rPr>
        <w:t>V</w:t>
      </w:r>
      <w:r w:rsidR="005B1B1F" w:rsidRPr="003465FF">
        <w:rPr>
          <w:rFonts w:eastAsiaTheme="majorEastAsia"/>
          <w:b/>
        </w:rPr>
        <w:t>aleur nette de l’effet de commerce portée au compte d’Infoboutic</w:t>
      </w:r>
    </w:p>
    <w:p w:rsidR="005B1B1F" w:rsidRPr="004A0A60" w:rsidRDefault="005B1B1F" w:rsidP="005B1B1F">
      <w:pPr>
        <w:pStyle w:val="GuidePedagogiqueTitre7Rponses"/>
        <w:rPr>
          <w:color w:val="000000"/>
        </w:rPr>
      </w:pPr>
      <w:r>
        <w:rPr>
          <w:color w:val="000000"/>
        </w:rPr>
        <w:t>8</w:t>
      </w:r>
      <w:r w:rsidR="0029683E">
        <w:rPr>
          <w:rFonts w:hint="eastAsia"/>
          <w:color w:val="000000"/>
        </w:rPr>
        <w:t> </w:t>
      </w:r>
      <w:r w:rsidR="0029683E">
        <w:rPr>
          <w:color w:val="000000"/>
        </w:rPr>
        <w:t>1</w:t>
      </w:r>
      <w:r>
        <w:rPr>
          <w:color w:val="000000"/>
        </w:rPr>
        <w:t xml:space="preserve">12,50 – 85,83 = </w:t>
      </w:r>
      <w:r w:rsidRPr="004A0A60">
        <w:rPr>
          <w:color w:val="000000"/>
        </w:rPr>
        <w:t>8</w:t>
      </w:r>
      <w:r w:rsidR="0029683E">
        <w:rPr>
          <w:rFonts w:hint="eastAsia"/>
          <w:color w:val="000000"/>
        </w:rPr>
        <w:t> </w:t>
      </w:r>
      <w:r w:rsidR="0029683E">
        <w:rPr>
          <w:color w:val="000000"/>
        </w:rPr>
        <w:t>026,67</w:t>
      </w:r>
      <w:r w:rsidR="0029683E">
        <w:rPr>
          <w:rFonts w:hint="eastAsia"/>
          <w:color w:val="000000"/>
        </w:rPr>
        <w:t> </w:t>
      </w:r>
      <w:r w:rsidRPr="004A0A60">
        <w:rPr>
          <w:color w:val="000000"/>
        </w:rPr>
        <w:t>€</w:t>
      </w:r>
    </w:p>
    <w:p w:rsidR="005B1B1F" w:rsidRDefault="005B1B1F" w:rsidP="003465FF">
      <w:pPr>
        <w:pStyle w:val="GuidePedagogiqueTitre5Missionsnumros"/>
        <w:rPr>
          <w:rFonts w:eastAsiaTheme="majorEastAsia"/>
        </w:rPr>
      </w:pPr>
      <w:r>
        <w:rPr>
          <w:rFonts w:eastAsiaTheme="majorEastAsia"/>
        </w:rPr>
        <w:t>Exercice 10</w:t>
      </w:r>
    </w:p>
    <w:p w:rsidR="005B1B1F" w:rsidRPr="00C22112" w:rsidRDefault="003465FF" w:rsidP="003465FF">
      <w:pPr>
        <w:pStyle w:val="GuidePedagogiqueTitre6Consignes"/>
      </w:pPr>
      <w:r>
        <w:t xml:space="preserve">1. </w:t>
      </w:r>
      <w:r w:rsidR="005B1B1F" w:rsidRPr="00C22112">
        <w:t>Calculez les coûts de la solution « affacturage » pour Secteur B</w:t>
      </w:r>
      <w:r w:rsidR="009F5886">
        <w:t>.</w:t>
      </w:r>
    </w:p>
    <w:tbl>
      <w:tblPr>
        <w:tblW w:w="5000" w:type="pct"/>
        <w:tblCellMar>
          <w:left w:w="70" w:type="dxa"/>
          <w:right w:w="70" w:type="dxa"/>
        </w:tblCellMar>
        <w:tblLook w:val="04A0"/>
      </w:tblPr>
      <w:tblGrid>
        <w:gridCol w:w="4378"/>
        <w:gridCol w:w="4178"/>
        <w:gridCol w:w="1790"/>
      </w:tblGrid>
      <w:tr w:rsidR="005B1B1F" w:rsidRPr="004A0A60" w:rsidTr="005B1B1F">
        <w:trPr>
          <w:trHeight w:val="239"/>
        </w:trPr>
        <w:tc>
          <w:tcPr>
            <w:tcW w:w="211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B1B1F" w:rsidRPr="003465FF" w:rsidRDefault="005B1B1F" w:rsidP="003465FF">
            <w:pPr>
              <w:pStyle w:val="GuidePedagogiqueTitre7Rponses"/>
              <w:jc w:val="center"/>
              <w:rPr>
                <w:b/>
                <w:color w:val="000000"/>
              </w:rPr>
            </w:pPr>
            <w:r w:rsidRPr="003465FF">
              <w:rPr>
                <w:b/>
                <w:color w:val="000000"/>
              </w:rPr>
              <w:t>Solution Affacturage</w:t>
            </w:r>
          </w:p>
        </w:tc>
        <w:tc>
          <w:tcPr>
            <w:tcW w:w="2019" w:type="pct"/>
            <w:tcBorders>
              <w:top w:val="single" w:sz="4" w:space="0" w:color="auto"/>
              <w:left w:val="nil"/>
              <w:bottom w:val="single" w:sz="4" w:space="0" w:color="auto"/>
              <w:right w:val="single" w:sz="4" w:space="0" w:color="auto"/>
            </w:tcBorders>
            <w:shd w:val="clear" w:color="auto" w:fill="auto"/>
            <w:noWrap/>
            <w:vAlign w:val="center"/>
            <w:hideMark/>
          </w:tcPr>
          <w:p w:rsidR="005B1B1F" w:rsidRPr="003465FF" w:rsidRDefault="005B1B1F" w:rsidP="003465FF">
            <w:pPr>
              <w:pStyle w:val="GuidePedagogiqueTitre7Rponses"/>
              <w:jc w:val="center"/>
              <w:rPr>
                <w:b/>
                <w:color w:val="000000"/>
              </w:rPr>
            </w:pPr>
            <w:r w:rsidRPr="003465FF">
              <w:rPr>
                <w:b/>
                <w:color w:val="000000"/>
              </w:rPr>
              <w:t>Calcul</w:t>
            </w:r>
          </w:p>
        </w:tc>
        <w:tc>
          <w:tcPr>
            <w:tcW w:w="865" w:type="pct"/>
            <w:tcBorders>
              <w:top w:val="single" w:sz="4" w:space="0" w:color="auto"/>
              <w:left w:val="nil"/>
              <w:bottom w:val="single" w:sz="4" w:space="0" w:color="auto"/>
              <w:right w:val="single" w:sz="4" w:space="0" w:color="auto"/>
            </w:tcBorders>
            <w:shd w:val="clear" w:color="auto" w:fill="auto"/>
            <w:noWrap/>
            <w:vAlign w:val="center"/>
            <w:hideMark/>
          </w:tcPr>
          <w:p w:rsidR="005B1B1F" w:rsidRPr="003465FF" w:rsidRDefault="005B1B1F" w:rsidP="003465FF">
            <w:pPr>
              <w:pStyle w:val="GuidePedagogiqueTitre7Rponses"/>
              <w:jc w:val="center"/>
              <w:rPr>
                <w:b/>
                <w:color w:val="000000"/>
              </w:rPr>
            </w:pPr>
            <w:r w:rsidRPr="003465FF">
              <w:rPr>
                <w:b/>
                <w:color w:val="000000"/>
              </w:rPr>
              <w:t>Montant</w:t>
            </w:r>
          </w:p>
        </w:tc>
      </w:tr>
      <w:tr w:rsidR="005B1B1F" w:rsidRPr="004A0A60" w:rsidTr="005B1B1F">
        <w:trPr>
          <w:trHeight w:val="315"/>
        </w:trPr>
        <w:tc>
          <w:tcPr>
            <w:tcW w:w="2115" w:type="pct"/>
            <w:tcBorders>
              <w:top w:val="nil"/>
              <w:left w:val="single" w:sz="4" w:space="0" w:color="auto"/>
              <w:bottom w:val="single" w:sz="4" w:space="0" w:color="auto"/>
              <w:right w:val="single" w:sz="4" w:space="0" w:color="auto"/>
            </w:tcBorders>
            <w:shd w:val="clear" w:color="auto" w:fill="auto"/>
            <w:noWrap/>
            <w:vAlign w:val="center"/>
            <w:hideMark/>
          </w:tcPr>
          <w:p w:rsidR="005B1B1F" w:rsidRPr="004A0A60" w:rsidRDefault="003465FF" w:rsidP="005B1B1F">
            <w:pPr>
              <w:pStyle w:val="GuidePedagogiqueTitre7Rponses"/>
              <w:rPr>
                <w:color w:val="000000"/>
              </w:rPr>
            </w:pPr>
            <w:r w:rsidRPr="004A0A60">
              <w:rPr>
                <w:color w:val="000000"/>
              </w:rPr>
              <w:t>Co</w:t>
            </w:r>
            <w:r w:rsidRPr="004A0A60">
              <w:rPr>
                <w:rFonts w:hint="eastAsia"/>
                <w:color w:val="000000"/>
              </w:rPr>
              <w:t>û</w:t>
            </w:r>
            <w:r w:rsidRPr="004A0A60">
              <w:rPr>
                <w:color w:val="000000"/>
              </w:rPr>
              <w:t xml:space="preserve">t </w:t>
            </w:r>
            <w:r w:rsidR="005B1B1F" w:rsidRPr="004A0A60">
              <w:rPr>
                <w:color w:val="000000"/>
              </w:rPr>
              <w:t>de gestion</w:t>
            </w:r>
          </w:p>
        </w:tc>
        <w:tc>
          <w:tcPr>
            <w:tcW w:w="2019" w:type="pct"/>
            <w:tcBorders>
              <w:top w:val="nil"/>
              <w:left w:val="nil"/>
              <w:bottom w:val="single" w:sz="4" w:space="0" w:color="auto"/>
              <w:right w:val="single" w:sz="4" w:space="0" w:color="auto"/>
            </w:tcBorders>
            <w:shd w:val="clear" w:color="auto" w:fill="auto"/>
            <w:noWrap/>
            <w:vAlign w:val="center"/>
            <w:hideMark/>
          </w:tcPr>
          <w:p w:rsidR="005B1B1F" w:rsidRPr="004A0A60" w:rsidRDefault="005B1B1F" w:rsidP="005B1B1F">
            <w:pPr>
              <w:pStyle w:val="GuidePedagogiqueTitre7Rponses"/>
              <w:rPr>
                <w:color w:val="000000"/>
              </w:rPr>
            </w:pPr>
            <w:r w:rsidRPr="004A0A60">
              <w:rPr>
                <w:color w:val="000000"/>
              </w:rPr>
              <w:t>31</w:t>
            </w:r>
            <w:r w:rsidR="0029683E">
              <w:rPr>
                <w:rFonts w:hint="eastAsia"/>
                <w:color w:val="000000"/>
              </w:rPr>
              <w:t> </w:t>
            </w:r>
            <w:r w:rsidRPr="004A0A60">
              <w:rPr>
                <w:color w:val="000000"/>
              </w:rPr>
              <w:t>900 x 1,2</w:t>
            </w:r>
            <w:r w:rsidR="0029683E">
              <w:rPr>
                <w:rFonts w:hint="eastAsia"/>
                <w:color w:val="000000"/>
              </w:rPr>
              <w:t> </w:t>
            </w:r>
            <w:r w:rsidR="0029683E">
              <w:rPr>
                <w:color w:val="000000"/>
              </w:rPr>
              <w:t>%</w:t>
            </w:r>
            <w:r w:rsidRPr="004A0A60">
              <w:rPr>
                <w:color w:val="000000"/>
              </w:rPr>
              <w:t xml:space="preserve"> =</w:t>
            </w:r>
          </w:p>
        </w:tc>
        <w:tc>
          <w:tcPr>
            <w:tcW w:w="865" w:type="pct"/>
            <w:tcBorders>
              <w:top w:val="nil"/>
              <w:left w:val="nil"/>
              <w:bottom w:val="single" w:sz="4" w:space="0" w:color="auto"/>
              <w:right w:val="single" w:sz="4" w:space="0" w:color="auto"/>
            </w:tcBorders>
            <w:shd w:val="clear" w:color="auto" w:fill="auto"/>
            <w:noWrap/>
            <w:vAlign w:val="center"/>
            <w:hideMark/>
          </w:tcPr>
          <w:p w:rsidR="005B1B1F" w:rsidRPr="004A0A60" w:rsidRDefault="005B1B1F" w:rsidP="003465FF">
            <w:pPr>
              <w:pStyle w:val="GuidePedagogiqueTitre7Rponses"/>
              <w:jc w:val="center"/>
              <w:rPr>
                <w:color w:val="000000"/>
              </w:rPr>
            </w:pPr>
            <w:r w:rsidRPr="004A0A60">
              <w:rPr>
                <w:color w:val="000000"/>
              </w:rPr>
              <w:t>382,80</w:t>
            </w:r>
          </w:p>
        </w:tc>
      </w:tr>
      <w:tr w:rsidR="005B1B1F" w:rsidRPr="004A0A60" w:rsidTr="005B1B1F">
        <w:trPr>
          <w:trHeight w:val="315"/>
        </w:trPr>
        <w:tc>
          <w:tcPr>
            <w:tcW w:w="2115" w:type="pct"/>
            <w:tcBorders>
              <w:top w:val="nil"/>
              <w:left w:val="single" w:sz="4" w:space="0" w:color="auto"/>
              <w:bottom w:val="single" w:sz="4" w:space="0" w:color="auto"/>
              <w:right w:val="single" w:sz="4" w:space="0" w:color="auto"/>
            </w:tcBorders>
            <w:shd w:val="clear" w:color="auto" w:fill="auto"/>
            <w:noWrap/>
            <w:vAlign w:val="center"/>
            <w:hideMark/>
          </w:tcPr>
          <w:p w:rsidR="005B1B1F" w:rsidRPr="004A0A60" w:rsidRDefault="003465FF" w:rsidP="0029683E">
            <w:pPr>
              <w:pStyle w:val="GuidePedagogiqueTitre7Rponses"/>
              <w:rPr>
                <w:color w:val="000000"/>
              </w:rPr>
            </w:pPr>
            <w:r w:rsidRPr="004A0A60">
              <w:rPr>
                <w:color w:val="000000"/>
              </w:rPr>
              <w:t>Co</w:t>
            </w:r>
            <w:r w:rsidRPr="004A0A60">
              <w:rPr>
                <w:rFonts w:hint="eastAsia"/>
                <w:color w:val="000000"/>
              </w:rPr>
              <w:t>û</w:t>
            </w:r>
            <w:r w:rsidRPr="004A0A60">
              <w:rPr>
                <w:color w:val="000000"/>
              </w:rPr>
              <w:t xml:space="preserve">t </w:t>
            </w:r>
            <w:r w:rsidR="005B1B1F" w:rsidRPr="004A0A60">
              <w:rPr>
                <w:color w:val="000000"/>
              </w:rPr>
              <w:t>de financement</w:t>
            </w:r>
          </w:p>
        </w:tc>
        <w:tc>
          <w:tcPr>
            <w:tcW w:w="2019" w:type="pct"/>
            <w:tcBorders>
              <w:top w:val="nil"/>
              <w:left w:val="nil"/>
              <w:bottom w:val="single" w:sz="4" w:space="0" w:color="auto"/>
              <w:right w:val="single" w:sz="4" w:space="0" w:color="auto"/>
            </w:tcBorders>
            <w:shd w:val="clear" w:color="auto" w:fill="auto"/>
            <w:noWrap/>
            <w:vAlign w:val="center"/>
            <w:hideMark/>
          </w:tcPr>
          <w:p w:rsidR="005B1B1F" w:rsidRPr="004A0A60" w:rsidRDefault="005B1B1F" w:rsidP="005B1B1F">
            <w:pPr>
              <w:pStyle w:val="GuidePedagogiqueTitre7Rponses"/>
              <w:rPr>
                <w:color w:val="000000"/>
              </w:rPr>
            </w:pPr>
            <w:r w:rsidRPr="004A0A60">
              <w:rPr>
                <w:color w:val="000000"/>
              </w:rPr>
              <w:t>31900 x 5,5</w:t>
            </w:r>
            <w:r w:rsidR="0029683E">
              <w:rPr>
                <w:rFonts w:hint="eastAsia"/>
                <w:color w:val="000000"/>
              </w:rPr>
              <w:t> </w:t>
            </w:r>
            <w:r w:rsidR="0029683E">
              <w:rPr>
                <w:color w:val="000000"/>
              </w:rPr>
              <w:t>%</w:t>
            </w:r>
            <w:r w:rsidRPr="004A0A60">
              <w:rPr>
                <w:color w:val="000000"/>
              </w:rPr>
              <w:t xml:space="preserve"> x 46/360</w:t>
            </w:r>
          </w:p>
        </w:tc>
        <w:tc>
          <w:tcPr>
            <w:tcW w:w="865" w:type="pct"/>
            <w:tcBorders>
              <w:top w:val="nil"/>
              <w:left w:val="nil"/>
              <w:bottom w:val="single" w:sz="4" w:space="0" w:color="auto"/>
              <w:right w:val="single" w:sz="4" w:space="0" w:color="auto"/>
            </w:tcBorders>
            <w:shd w:val="clear" w:color="auto" w:fill="auto"/>
            <w:noWrap/>
            <w:vAlign w:val="center"/>
            <w:hideMark/>
          </w:tcPr>
          <w:p w:rsidR="005B1B1F" w:rsidRPr="004A0A60" w:rsidRDefault="005B1B1F" w:rsidP="003465FF">
            <w:pPr>
              <w:pStyle w:val="GuidePedagogiqueTitre7Rponses"/>
              <w:jc w:val="center"/>
              <w:rPr>
                <w:color w:val="000000"/>
              </w:rPr>
            </w:pPr>
            <w:r w:rsidRPr="004A0A60">
              <w:rPr>
                <w:color w:val="000000"/>
              </w:rPr>
              <w:t>224,19</w:t>
            </w:r>
          </w:p>
        </w:tc>
      </w:tr>
      <w:tr w:rsidR="005B1B1F" w:rsidRPr="004A0A60" w:rsidTr="005B1B1F">
        <w:trPr>
          <w:trHeight w:val="330"/>
        </w:trPr>
        <w:tc>
          <w:tcPr>
            <w:tcW w:w="2115" w:type="pct"/>
            <w:tcBorders>
              <w:top w:val="nil"/>
              <w:left w:val="single" w:sz="4" w:space="0" w:color="auto"/>
              <w:bottom w:val="single" w:sz="4" w:space="0" w:color="auto"/>
              <w:right w:val="single" w:sz="4" w:space="0" w:color="auto"/>
            </w:tcBorders>
            <w:shd w:val="clear" w:color="auto" w:fill="auto"/>
            <w:noWrap/>
            <w:vAlign w:val="center"/>
            <w:hideMark/>
          </w:tcPr>
          <w:p w:rsidR="005B1B1F" w:rsidRPr="00C20ADE" w:rsidRDefault="003465FF" w:rsidP="005B1B1F">
            <w:pPr>
              <w:pStyle w:val="GuidePedagogiqueTitre7Rponses"/>
              <w:rPr>
                <w:color w:val="000000"/>
              </w:rPr>
            </w:pPr>
            <w:r>
              <w:rPr>
                <w:color w:val="000000"/>
              </w:rPr>
              <w:t xml:space="preserve">Coût de la solution </w:t>
            </w:r>
            <w:r>
              <w:rPr>
                <w:rFonts w:hint="eastAsia"/>
                <w:color w:val="000000"/>
              </w:rPr>
              <w:t>« </w:t>
            </w:r>
            <w:r>
              <w:rPr>
                <w:color w:val="000000"/>
              </w:rPr>
              <w:t>factoring</w:t>
            </w:r>
            <w:r>
              <w:rPr>
                <w:rFonts w:hint="eastAsia"/>
                <w:color w:val="000000"/>
              </w:rPr>
              <w:t> »</w:t>
            </w:r>
          </w:p>
        </w:tc>
        <w:tc>
          <w:tcPr>
            <w:tcW w:w="2019" w:type="pct"/>
            <w:tcBorders>
              <w:top w:val="nil"/>
              <w:left w:val="nil"/>
              <w:bottom w:val="single" w:sz="4" w:space="0" w:color="auto"/>
              <w:right w:val="single" w:sz="4" w:space="0" w:color="auto"/>
            </w:tcBorders>
            <w:shd w:val="clear" w:color="auto" w:fill="auto"/>
            <w:noWrap/>
            <w:vAlign w:val="center"/>
            <w:hideMark/>
          </w:tcPr>
          <w:p w:rsidR="005B1B1F" w:rsidRPr="004A0A60" w:rsidRDefault="005B1B1F" w:rsidP="005B1B1F">
            <w:pPr>
              <w:pStyle w:val="GuidePedagogiqueTitre7Rponses"/>
              <w:rPr>
                <w:color w:val="000000"/>
              </w:rPr>
            </w:pPr>
            <w:r w:rsidRPr="004A0A60">
              <w:rPr>
                <w:color w:val="000000"/>
              </w:rPr>
              <w:t>382,80 + 224,19 =</w:t>
            </w:r>
          </w:p>
        </w:tc>
        <w:tc>
          <w:tcPr>
            <w:tcW w:w="865" w:type="pct"/>
            <w:tcBorders>
              <w:top w:val="nil"/>
              <w:left w:val="nil"/>
              <w:bottom w:val="single" w:sz="4" w:space="0" w:color="auto"/>
              <w:right w:val="single" w:sz="4" w:space="0" w:color="auto"/>
            </w:tcBorders>
            <w:shd w:val="clear" w:color="auto" w:fill="auto"/>
            <w:noWrap/>
            <w:vAlign w:val="center"/>
            <w:hideMark/>
          </w:tcPr>
          <w:p w:rsidR="005B1B1F" w:rsidRPr="004A0A60" w:rsidRDefault="003465FF" w:rsidP="003465FF">
            <w:pPr>
              <w:pStyle w:val="GuidePedagogiqueTitre7Rponses"/>
              <w:jc w:val="center"/>
              <w:rPr>
                <w:color w:val="000000"/>
              </w:rPr>
            </w:pPr>
            <w:r>
              <w:rPr>
                <w:color w:val="000000"/>
              </w:rPr>
              <w:t>606,</w:t>
            </w:r>
            <w:r w:rsidR="005B1B1F">
              <w:rPr>
                <w:color w:val="000000"/>
              </w:rPr>
              <w:t>99</w:t>
            </w:r>
          </w:p>
        </w:tc>
      </w:tr>
    </w:tbl>
    <w:p w:rsidR="005B1B1F" w:rsidRPr="00C22112" w:rsidRDefault="003465FF" w:rsidP="003465FF">
      <w:pPr>
        <w:pStyle w:val="GuidePedagogiqueTitre6Consignes"/>
      </w:pPr>
      <w:r>
        <w:t xml:space="preserve">2. </w:t>
      </w:r>
      <w:r w:rsidR="005B1B1F" w:rsidRPr="00C22112">
        <w:t>Calculez le coût de la solution « escompte des effets de commerce »</w:t>
      </w:r>
      <w:r>
        <w:t>.</w:t>
      </w:r>
    </w:p>
    <w:tbl>
      <w:tblPr>
        <w:tblW w:w="5000" w:type="pct"/>
        <w:tblCellMar>
          <w:left w:w="70" w:type="dxa"/>
          <w:right w:w="70" w:type="dxa"/>
        </w:tblCellMar>
        <w:tblLook w:val="04A0"/>
      </w:tblPr>
      <w:tblGrid>
        <w:gridCol w:w="4411"/>
        <w:gridCol w:w="4155"/>
        <w:gridCol w:w="1780"/>
      </w:tblGrid>
      <w:tr w:rsidR="005B1B1F" w:rsidRPr="004A0A60" w:rsidTr="005B1B1F">
        <w:trPr>
          <w:trHeight w:val="315"/>
        </w:trPr>
        <w:tc>
          <w:tcPr>
            <w:tcW w:w="213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B1B1F" w:rsidRPr="003465FF" w:rsidRDefault="005B1B1F" w:rsidP="003465FF">
            <w:pPr>
              <w:pStyle w:val="GuidePedagogiqueTitre7Rponses"/>
              <w:jc w:val="center"/>
              <w:rPr>
                <w:b/>
                <w:color w:val="000000"/>
              </w:rPr>
            </w:pPr>
            <w:r w:rsidRPr="003465FF">
              <w:rPr>
                <w:b/>
                <w:color w:val="000000"/>
              </w:rPr>
              <w:t>Solution Escompte</w:t>
            </w:r>
          </w:p>
        </w:tc>
        <w:tc>
          <w:tcPr>
            <w:tcW w:w="2008" w:type="pct"/>
            <w:tcBorders>
              <w:top w:val="single" w:sz="4" w:space="0" w:color="auto"/>
              <w:left w:val="nil"/>
              <w:bottom w:val="single" w:sz="4" w:space="0" w:color="auto"/>
              <w:right w:val="single" w:sz="4" w:space="0" w:color="auto"/>
            </w:tcBorders>
            <w:shd w:val="clear" w:color="auto" w:fill="auto"/>
            <w:noWrap/>
            <w:vAlign w:val="center"/>
            <w:hideMark/>
          </w:tcPr>
          <w:p w:rsidR="005B1B1F" w:rsidRPr="003465FF" w:rsidRDefault="005B1B1F" w:rsidP="003465FF">
            <w:pPr>
              <w:pStyle w:val="GuidePedagogiqueTitre7Rponses"/>
              <w:jc w:val="center"/>
              <w:rPr>
                <w:b/>
                <w:color w:val="000000"/>
              </w:rPr>
            </w:pPr>
            <w:r w:rsidRPr="003465FF">
              <w:rPr>
                <w:b/>
                <w:color w:val="000000"/>
              </w:rPr>
              <w:t>Calculs</w:t>
            </w:r>
          </w:p>
        </w:tc>
        <w:tc>
          <w:tcPr>
            <w:tcW w:w="860" w:type="pct"/>
            <w:tcBorders>
              <w:top w:val="single" w:sz="4" w:space="0" w:color="auto"/>
              <w:left w:val="nil"/>
              <w:bottom w:val="single" w:sz="4" w:space="0" w:color="auto"/>
              <w:right w:val="single" w:sz="4" w:space="0" w:color="auto"/>
            </w:tcBorders>
            <w:shd w:val="clear" w:color="auto" w:fill="auto"/>
            <w:noWrap/>
            <w:vAlign w:val="center"/>
            <w:hideMark/>
          </w:tcPr>
          <w:p w:rsidR="005B1B1F" w:rsidRPr="003465FF" w:rsidRDefault="005B1B1F" w:rsidP="003465FF">
            <w:pPr>
              <w:pStyle w:val="GuidePedagogiqueTitre7Rponses"/>
              <w:jc w:val="center"/>
              <w:rPr>
                <w:b/>
                <w:color w:val="000000"/>
              </w:rPr>
            </w:pPr>
            <w:r w:rsidRPr="003465FF">
              <w:rPr>
                <w:b/>
                <w:color w:val="000000"/>
              </w:rPr>
              <w:t>Montants</w:t>
            </w:r>
          </w:p>
        </w:tc>
      </w:tr>
      <w:tr w:rsidR="005B1B1F" w:rsidRPr="004A0A60" w:rsidTr="005B1B1F">
        <w:trPr>
          <w:trHeight w:val="315"/>
        </w:trPr>
        <w:tc>
          <w:tcPr>
            <w:tcW w:w="2132" w:type="pct"/>
            <w:tcBorders>
              <w:top w:val="nil"/>
              <w:left w:val="single" w:sz="4" w:space="0" w:color="auto"/>
              <w:bottom w:val="single" w:sz="4" w:space="0" w:color="auto"/>
              <w:right w:val="single" w:sz="4" w:space="0" w:color="auto"/>
            </w:tcBorders>
            <w:shd w:val="clear" w:color="auto" w:fill="auto"/>
            <w:noWrap/>
            <w:vAlign w:val="center"/>
            <w:hideMark/>
          </w:tcPr>
          <w:p w:rsidR="005B1B1F" w:rsidRPr="004A0A60" w:rsidRDefault="005B1B1F" w:rsidP="0029683E">
            <w:pPr>
              <w:pStyle w:val="GuidePedagogiqueTitre7Rponses"/>
              <w:rPr>
                <w:color w:val="000000"/>
              </w:rPr>
            </w:pPr>
            <w:r w:rsidRPr="004A0A60">
              <w:rPr>
                <w:color w:val="000000"/>
              </w:rPr>
              <w:t>Escompte</w:t>
            </w:r>
          </w:p>
        </w:tc>
        <w:tc>
          <w:tcPr>
            <w:tcW w:w="2008" w:type="pct"/>
            <w:tcBorders>
              <w:top w:val="nil"/>
              <w:left w:val="nil"/>
              <w:bottom w:val="single" w:sz="4" w:space="0" w:color="auto"/>
              <w:right w:val="single" w:sz="4" w:space="0" w:color="auto"/>
            </w:tcBorders>
            <w:shd w:val="clear" w:color="auto" w:fill="auto"/>
            <w:noWrap/>
            <w:vAlign w:val="center"/>
            <w:hideMark/>
          </w:tcPr>
          <w:p w:rsidR="005B1B1F" w:rsidRPr="004A0A60" w:rsidRDefault="005B1B1F" w:rsidP="003465FF">
            <w:pPr>
              <w:pStyle w:val="GuidePedagogiqueTitre7Rponses"/>
              <w:rPr>
                <w:color w:val="000000"/>
              </w:rPr>
            </w:pPr>
            <w:r w:rsidRPr="004A0A60">
              <w:rPr>
                <w:color w:val="000000"/>
              </w:rPr>
              <w:t>31900 x 10,8</w:t>
            </w:r>
            <w:r w:rsidR="0029683E">
              <w:rPr>
                <w:rFonts w:hint="eastAsia"/>
                <w:color w:val="000000"/>
              </w:rPr>
              <w:t> </w:t>
            </w:r>
            <w:r w:rsidR="0029683E">
              <w:rPr>
                <w:color w:val="000000"/>
              </w:rPr>
              <w:t>%</w:t>
            </w:r>
            <w:r w:rsidRPr="004A0A60">
              <w:rPr>
                <w:color w:val="000000"/>
              </w:rPr>
              <w:t xml:space="preserve"> x 46/360 =</w:t>
            </w:r>
          </w:p>
        </w:tc>
        <w:tc>
          <w:tcPr>
            <w:tcW w:w="860" w:type="pct"/>
            <w:tcBorders>
              <w:top w:val="nil"/>
              <w:left w:val="nil"/>
              <w:bottom w:val="single" w:sz="4" w:space="0" w:color="auto"/>
              <w:right w:val="single" w:sz="4" w:space="0" w:color="auto"/>
            </w:tcBorders>
            <w:shd w:val="clear" w:color="auto" w:fill="auto"/>
            <w:noWrap/>
            <w:vAlign w:val="center"/>
            <w:hideMark/>
          </w:tcPr>
          <w:p w:rsidR="005B1B1F" w:rsidRPr="004A0A60" w:rsidRDefault="005B1B1F" w:rsidP="00A51A5D">
            <w:pPr>
              <w:pStyle w:val="GuidePedagogiqueTitre7Rponses"/>
              <w:ind w:right="425"/>
              <w:jc w:val="right"/>
              <w:rPr>
                <w:color w:val="000000"/>
              </w:rPr>
            </w:pPr>
            <w:r w:rsidRPr="004A0A60">
              <w:rPr>
                <w:color w:val="000000"/>
              </w:rPr>
              <w:t>440,22</w:t>
            </w:r>
          </w:p>
        </w:tc>
      </w:tr>
      <w:tr w:rsidR="005B1B1F" w:rsidRPr="004A0A60" w:rsidTr="005B1B1F">
        <w:trPr>
          <w:trHeight w:val="315"/>
        </w:trPr>
        <w:tc>
          <w:tcPr>
            <w:tcW w:w="2132" w:type="pct"/>
            <w:tcBorders>
              <w:top w:val="nil"/>
              <w:left w:val="single" w:sz="4" w:space="0" w:color="auto"/>
              <w:bottom w:val="single" w:sz="4" w:space="0" w:color="auto"/>
              <w:right w:val="single" w:sz="4" w:space="0" w:color="auto"/>
            </w:tcBorders>
            <w:shd w:val="clear" w:color="auto" w:fill="auto"/>
            <w:noWrap/>
            <w:vAlign w:val="center"/>
            <w:hideMark/>
          </w:tcPr>
          <w:p w:rsidR="005B1B1F" w:rsidRPr="004A0A60" w:rsidRDefault="005B1B1F" w:rsidP="005B1B1F">
            <w:pPr>
              <w:pStyle w:val="GuidePedagogiqueTitre7Rponses"/>
              <w:rPr>
                <w:color w:val="000000"/>
              </w:rPr>
            </w:pPr>
            <w:r w:rsidRPr="004A0A60">
              <w:rPr>
                <w:color w:val="000000"/>
              </w:rPr>
              <w:t>Commission HT</w:t>
            </w:r>
          </w:p>
        </w:tc>
        <w:tc>
          <w:tcPr>
            <w:tcW w:w="2008" w:type="pct"/>
            <w:tcBorders>
              <w:top w:val="nil"/>
              <w:left w:val="nil"/>
              <w:bottom w:val="single" w:sz="4" w:space="0" w:color="auto"/>
              <w:right w:val="single" w:sz="4" w:space="0" w:color="auto"/>
            </w:tcBorders>
            <w:shd w:val="clear" w:color="auto" w:fill="auto"/>
            <w:noWrap/>
            <w:vAlign w:val="center"/>
            <w:hideMark/>
          </w:tcPr>
          <w:p w:rsidR="005B1B1F" w:rsidRPr="004A0A60" w:rsidRDefault="005B1B1F" w:rsidP="005B1B1F">
            <w:pPr>
              <w:pStyle w:val="GuidePedagogiqueTitre7Rponses"/>
              <w:rPr>
                <w:color w:val="000000"/>
              </w:rPr>
            </w:pPr>
            <w:r w:rsidRPr="004A0A60">
              <w:rPr>
                <w:color w:val="000000"/>
              </w:rPr>
              <w:t>1</w:t>
            </w:r>
            <w:r>
              <w:rPr>
                <w:color w:val="000000"/>
              </w:rPr>
              <w:t>8</w:t>
            </w:r>
            <w:r w:rsidRPr="004A0A60">
              <w:rPr>
                <w:color w:val="000000"/>
              </w:rPr>
              <w:t xml:space="preserve"> x 4 =</w:t>
            </w:r>
          </w:p>
        </w:tc>
        <w:tc>
          <w:tcPr>
            <w:tcW w:w="860" w:type="pct"/>
            <w:tcBorders>
              <w:top w:val="nil"/>
              <w:left w:val="nil"/>
              <w:bottom w:val="single" w:sz="4" w:space="0" w:color="auto"/>
              <w:right w:val="single" w:sz="4" w:space="0" w:color="auto"/>
            </w:tcBorders>
            <w:shd w:val="clear" w:color="auto" w:fill="auto"/>
            <w:noWrap/>
            <w:vAlign w:val="center"/>
            <w:hideMark/>
          </w:tcPr>
          <w:p w:rsidR="005B1B1F" w:rsidRPr="004A0A60" w:rsidRDefault="005B1B1F" w:rsidP="00A51A5D">
            <w:pPr>
              <w:pStyle w:val="GuidePedagogiqueTitre7Rponses"/>
              <w:ind w:right="425"/>
              <w:jc w:val="right"/>
              <w:rPr>
                <w:color w:val="000000"/>
              </w:rPr>
            </w:pPr>
            <w:r>
              <w:rPr>
                <w:color w:val="000000"/>
              </w:rPr>
              <w:t>72</w:t>
            </w:r>
            <w:r w:rsidR="00A51A5D">
              <w:rPr>
                <w:color w:val="000000"/>
              </w:rPr>
              <w:t>,00</w:t>
            </w:r>
          </w:p>
        </w:tc>
      </w:tr>
      <w:tr w:rsidR="005B1B1F" w:rsidRPr="004A0A60" w:rsidTr="005B1B1F">
        <w:trPr>
          <w:trHeight w:val="315"/>
        </w:trPr>
        <w:tc>
          <w:tcPr>
            <w:tcW w:w="2132" w:type="pct"/>
            <w:tcBorders>
              <w:top w:val="nil"/>
              <w:left w:val="single" w:sz="4" w:space="0" w:color="auto"/>
              <w:bottom w:val="single" w:sz="4" w:space="0" w:color="auto"/>
              <w:right w:val="single" w:sz="4" w:space="0" w:color="auto"/>
            </w:tcBorders>
            <w:shd w:val="clear" w:color="auto" w:fill="auto"/>
            <w:noWrap/>
            <w:vAlign w:val="center"/>
            <w:hideMark/>
          </w:tcPr>
          <w:p w:rsidR="005B1B1F" w:rsidRPr="004A0A60" w:rsidRDefault="005B1B1F" w:rsidP="005B1B1F">
            <w:pPr>
              <w:pStyle w:val="GuidePedagogiqueTitre7Rponses"/>
              <w:rPr>
                <w:color w:val="000000"/>
              </w:rPr>
            </w:pPr>
            <w:r>
              <w:rPr>
                <w:color w:val="000000"/>
              </w:rPr>
              <w:t>C</w:t>
            </w:r>
            <w:r w:rsidR="003465FF">
              <w:rPr>
                <w:color w:val="000000"/>
              </w:rPr>
              <w:t xml:space="preserve">oût de la solution </w:t>
            </w:r>
            <w:r w:rsidR="003465FF">
              <w:rPr>
                <w:rFonts w:hint="eastAsia"/>
                <w:color w:val="000000"/>
              </w:rPr>
              <w:t>« </w:t>
            </w:r>
            <w:r w:rsidR="003465FF">
              <w:rPr>
                <w:color w:val="000000"/>
              </w:rPr>
              <w:t>escompte</w:t>
            </w:r>
            <w:r w:rsidR="003465FF">
              <w:rPr>
                <w:rFonts w:hint="eastAsia"/>
                <w:color w:val="000000"/>
              </w:rPr>
              <w:t> »</w:t>
            </w:r>
          </w:p>
        </w:tc>
        <w:tc>
          <w:tcPr>
            <w:tcW w:w="2008" w:type="pct"/>
            <w:tcBorders>
              <w:top w:val="nil"/>
              <w:left w:val="nil"/>
              <w:bottom w:val="single" w:sz="4" w:space="0" w:color="auto"/>
              <w:right w:val="single" w:sz="4" w:space="0" w:color="auto"/>
            </w:tcBorders>
            <w:shd w:val="clear" w:color="auto" w:fill="auto"/>
            <w:noWrap/>
            <w:vAlign w:val="center"/>
            <w:hideMark/>
          </w:tcPr>
          <w:p w:rsidR="005B1B1F" w:rsidRPr="004A0A60" w:rsidRDefault="005B1B1F" w:rsidP="005B1B1F">
            <w:pPr>
              <w:pStyle w:val="GuidePedagogiqueTitre7Rponses"/>
              <w:rPr>
                <w:color w:val="000000"/>
              </w:rPr>
            </w:pPr>
            <w:r w:rsidRPr="004A0A60">
              <w:rPr>
                <w:color w:val="000000"/>
              </w:rPr>
              <w:t xml:space="preserve">440,22 + </w:t>
            </w:r>
            <w:r>
              <w:rPr>
                <w:color w:val="000000"/>
              </w:rPr>
              <w:t>72</w:t>
            </w:r>
            <w:r w:rsidRPr="004A0A60">
              <w:rPr>
                <w:color w:val="000000"/>
              </w:rPr>
              <w:t xml:space="preserve"> =</w:t>
            </w:r>
          </w:p>
        </w:tc>
        <w:tc>
          <w:tcPr>
            <w:tcW w:w="860" w:type="pct"/>
            <w:tcBorders>
              <w:top w:val="nil"/>
              <w:left w:val="nil"/>
              <w:bottom w:val="single" w:sz="4" w:space="0" w:color="auto"/>
              <w:right w:val="single" w:sz="4" w:space="0" w:color="auto"/>
            </w:tcBorders>
            <w:shd w:val="clear" w:color="auto" w:fill="auto"/>
            <w:noWrap/>
            <w:vAlign w:val="center"/>
            <w:hideMark/>
          </w:tcPr>
          <w:p w:rsidR="005B1B1F" w:rsidRPr="004A0A60" w:rsidRDefault="005B1B1F" w:rsidP="00A51A5D">
            <w:pPr>
              <w:pStyle w:val="GuidePedagogiqueTitre7Rponses"/>
              <w:ind w:right="425"/>
              <w:jc w:val="right"/>
              <w:rPr>
                <w:color w:val="000000"/>
              </w:rPr>
            </w:pPr>
            <w:r w:rsidRPr="004A0A60">
              <w:rPr>
                <w:color w:val="000000"/>
              </w:rPr>
              <w:t>512,22</w:t>
            </w:r>
          </w:p>
        </w:tc>
      </w:tr>
    </w:tbl>
    <w:p w:rsidR="005B1B1F" w:rsidRDefault="005B1B1F" w:rsidP="00A51A5D">
      <w:pPr>
        <w:pStyle w:val="GuidePedagogiqueTitre5Missionsnumros"/>
        <w:rPr>
          <w:rFonts w:eastAsiaTheme="majorEastAsia"/>
        </w:rPr>
      </w:pPr>
      <w:r>
        <w:rPr>
          <w:rFonts w:eastAsiaTheme="majorEastAsia"/>
        </w:rPr>
        <w:t>Exercice 11</w:t>
      </w:r>
    </w:p>
    <w:p w:rsidR="005B1B1F" w:rsidRDefault="00A51A5D" w:rsidP="00A51A5D">
      <w:pPr>
        <w:pStyle w:val="GuidePedagogiqueTitre6Consignes"/>
      </w:pPr>
      <w:r>
        <w:t xml:space="preserve">&gt; </w:t>
      </w:r>
      <w:r w:rsidR="005B1B1F">
        <w:t>Calcule</w:t>
      </w:r>
      <w:r>
        <w:t>z</w:t>
      </w:r>
      <w:r w:rsidR="005B1B1F">
        <w:t xml:space="preserve"> le besoin de financement d’expl</w:t>
      </w:r>
      <w:r>
        <w:t>oitation prévisionnel (b</w:t>
      </w:r>
      <w:r w:rsidR="005B1B1F">
        <w:t>esoin en fonds de roulement d’exploitation).</w:t>
      </w:r>
    </w:p>
    <w:p w:rsidR="005B1B1F" w:rsidRDefault="005B1B1F" w:rsidP="005B1B1F">
      <w:pPr>
        <w:pStyle w:val="GuidePedagogiqueTitre7Rponses"/>
        <w:rPr>
          <w:rFonts w:eastAsiaTheme="majorEastAsia"/>
        </w:rPr>
      </w:pPr>
      <w:r w:rsidRPr="00F4404F">
        <w:rPr>
          <w:rFonts w:eastAsiaTheme="majorEastAsia"/>
        </w:rPr>
        <w:t xml:space="preserve">Montant </w:t>
      </w:r>
      <w:r>
        <w:rPr>
          <w:rFonts w:eastAsiaTheme="majorEastAsia"/>
        </w:rPr>
        <w:t xml:space="preserve">prévisionnel </w:t>
      </w:r>
      <w:r w:rsidRPr="00F4404F">
        <w:rPr>
          <w:rFonts w:eastAsiaTheme="majorEastAsia"/>
        </w:rPr>
        <w:t xml:space="preserve">des stocks = </w:t>
      </w:r>
      <w:r w:rsidR="00A51A5D" w:rsidRPr="00F4404F">
        <w:rPr>
          <w:rFonts w:eastAsiaTheme="majorEastAsia"/>
        </w:rPr>
        <w:t xml:space="preserve">Achats </w:t>
      </w:r>
      <w:r w:rsidRPr="00F4404F">
        <w:rPr>
          <w:rFonts w:eastAsiaTheme="majorEastAsia"/>
        </w:rPr>
        <w:t xml:space="preserve">HT x </w:t>
      </w:r>
      <w:r w:rsidR="00A51A5D" w:rsidRPr="00F4404F">
        <w:rPr>
          <w:rFonts w:eastAsiaTheme="majorEastAsia"/>
        </w:rPr>
        <w:t>Dur</w:t>
      </w:r>
      <w:r w:rsidR="00A51A5D" w:rsidRPr="00F4404F">
        <w:rPr>
          <w:rFonts w:eastAsiaTheme="majorEastAsia" w:hint="eastAsia"/>
        </w:rPr>
        <w:t>é</w:t>
      </w:r>
      <w:r w:rsidR="00A51A5D" w:rsidRPr="00F4404F">
        <w:rPr>
          <w:rFonts w:eastAsiaTheme="majorEastAsia"/>
        </w:rPr>
        <w:t xml:space="preserve">e </w:t>
      </w:r>
      <w:r w:rsidRPr="00F4404F">
        <w:rPr>
          <w:rFonts w:eastAsiaTheme="majorEastAsia"/>
        </w:rPr>
        <w:t>moyenne de stockage= 150</w:t>
      </w:r>
      <w:r w:rsidR="0029683E">
        <w:rPr>
          <w:rFonts w:eastAsiaTheme="majorEastAsia" w:hint="eastAsia"/>
        </w:rPr>
        <w:t> </w:t>
      </w:r>
      <w:r w:rsidR="0029683E">
        <w:rPr>
          <w:rFonts w:eastAsiaTheme="majorEastAsia"/>
        </w:rPr>
        <w:t>0</w:t>
      </w:r>
      <w:r w:rsidRPr="00F4404F">
        <w:rPr>
          <w:rFonts w:eastAsiaTheme="majorEastAsia"/>
        </w:rPr>
        <w:t>00 x 40/360 =</w:t>
      </w:r>
      <w:r w:rsidR="0029683E">
        <w:rPr>
          <w:rFonts w:eastAsiaTheme="majorEastAsia"/>
        </w:rPr>
        <w:t xml:space="preserve"> </w:t>
      </w:r>
      <w:r>
        <w:rPr>
          <w:rFonts w:eastAsiaTheme="majorEastAsia"/>
        </w:rPr>
        <w:t>16</w:t>
      </w:r>
      <w:r w:rsidR="0029683E">
        <w:rPr>
          <w:rFonts w:eastAsiaTheme="majorEastAsia" w:hint="eastAsia"/>
        </w:rPr>
        <w:t> </w:t>
      </w:r>
      <w:r w:rsidR="0029683E">
        <w:rPr>
          <w:rFonts w:eastAsiaTheme="majorEastAsia"/>
        </w:rPr>
        <w:t>6</w:t>
      </w:r>
      <w:r>
        <w:rPr>
          <w:rFonts w:eastAsiaTheme="majorEastAsia"/>
        </w:rPr>
        <w:t>66,67 =</w:t>
      </w:r>
      <w:r w:rsidRPr="00F4404F">
        <w:rPr>
          <w:rFonts w:eastAsiaTheme="majorEastAsia"/>
        </w:rPr>
        <w:t>16</w:t>
      </w:r>
      <w:r w:rsidR="0029683E">
        <w:rPr>
          <w:rFonts w:eastAsiaTheme="majorEastAsia" w:hint="eastAsia"/>
        </w:rPr>
        <w:t> </w:t>
      </w:r>
      <w:r w:rsidR="0029683E">
        <w:rPr>
          <w:rFonts w:eastAsiaTheme="majorEastAsia"/>
        </w:rPr>
        <w:t>667</w:t>
      </w:r>
      <w:r w:rsidR="0029683E">
        <w:rPr>
          <w:rFonts w:eastAsiaTheme="majorEastAsia" w:hint="eastAsia"/>
        </w:rPr>
        <w:t> </w:t>
      </w:r>
      <w:r w:rsidRPr="00F4404F">
        <w:rPr>
          <w:rFonts w:eastAsiaTheme="majorEastAsia"/>
        </w:rPr>
        <w:t>€</w:t>
      </w:r>
    </w:p>
    <w:p w:rsidR="005B1B1F" w:rsidRDefault="005B1B1F" w:rsidP="005B1B1F">
      <w:pPr>
        <w:pStyle w:val="GuidePedagogiqueTitre7Rponses"/>
        <w:rPr>
          <w:rFonts w:eastAsiaTheme="majorEastAsia"/>
        </w:rPr>
      </w:pPr>
    </w:p>
    <w:p w:rsidR="005B1B1F" w:rsidRPr="00F4404F" w:rsidRDefault="005B1B1F" w:rsidP="005B1B1F">
      <w:pPr>
        <w:pStyle w:val="GuidePedagogiqueTitre7Rponses"/>
        <w:rPr>
          <w:rFonts w:eastAsiaTheme="majorEastAsia"/>
        </w:rPr>
      </w:pPr>
      <w:r w:rsidRPr="00F4404F">
        <w:rPr>
          <w:rFonts w:eastAsiaTheme="majorEastAsia"/>
        </w:rPr>
        <w:t xml:space="preserve">Montant des créances client moyennes = CA TTC x </w:t>
      </w:r>
      <w:r w:rsidR="00A51A5D" w:rsidRPr="00F4404F">
        <w:rPr>
          <w:rFonts w:eastAsiaTheme="majorEastAsia"/>
        </w:rPr>
        <w:t>Dur</w:t>
      </w:r>
      <w:r w:rsidR="00A51A5D" w:rsidRPr="00F4404F">
        <w:rPr>
          <w:rFonts w:eastAsiaTheme="majorEastAsia" w:hint="eastAsia"/>
        </w:rPr>
        <w:t>é</w:t>
      </w:r>
      <w:r w:rsidR="00A51A5D" w:rsidRPr="00F4404F">
        <w:rPr>
          <w:rFonts w:eastAsiaTheme="majorEastAsia"/>
        </w:rPr>
        <w:t xml:space="preserve">e </w:t>
      </w:r>
      <w:r w:rsidRPr="00F4404F">
        <w:rPr>
          <w:rFonts w:eastAsiaTheme="majorEastAsia"/>
        </w:rPr>
        <w:t>de crédit client/</w:t>
      </w:r>
      <w:r w:rsidR="00A51A5D">
        <w:rPr>
          <w:rFonts w:eastAsiaTheme="majorEastAsia"/>
        </w:rPr>
        <w:t>3</w:t>
      </w:r>
      <w:r w:rsidRPr="00F4404F">
        <w:rPr>
          <w:rFonts w:eastAsiaTheme="majorEastAsia"/>
        </w:rPr>
        <w:t>60</w:t>
      </w:r>
    </w:p>
    <w:p w:rsidR="005B1B1F" w:rsidRPr="00F4404F" w:rsidRDefault="005B1B1F" w:rsidP="005B1B1F">
      <w:pPr>
        <w:pStyle w:val="GuidePedagogiqueTitre7Rponses"/>
        <w:rPr>
          <w:rFonts w:eastAsiaTheme="majorEastAsia"/>
        </w:rPr>
      </w:pPr>
      <w:r w:rsidRPr="00F4404F">
        <w:rPr>
          <w:rFonts w:eastAsiaTheme="majorEastAsia"/>
        </w:rPr>
        <w:t>= (250</w:t>
      </w:r>
      <w:r w:rsidR="0029683E">
        <w:rPr>
          <w:rFonts w:eastAsiaTheme="majorEastAsia" w:hint="eastAsia"/>
        </w:rPr>
        <w:t> </w:t>
      </w:r>
      <w:r w:rsidR="0029683E">
        <w:rPr>
          <w:rFonts w:eastAsiaTheme="majorEastAsia"/>
        </w:rPr>
        <w:t>000 x 1,</w:t>
      </w:r>
      <w:r w:rsidRPr="00F4404F">
        <w:rPr>
          <w:rFonts w:eastAsiaTheme="majorEastAsia"/>
        </w:rPr>
        <w:t>2) x 5/360 = 300</w:t>
      </w:r>
      <w:r w:rsidR="0029683E">
        <w:rPr>
          <w:rFonts w:eastAsiaTheme="majorEastAsia" w:hint="eastAsia"/>
        </w:rPr>
        <w:t> </w:t>
      </w:r>
      <w:r w:rsidR="0029683E">
        <w:rPr>
          <w:rFonts w:eastAsiaTheme="majorEastAsia"/>
        </w:rPr>
        <w:t>0</w:t>
      </w:r>
      <w:r w:rsidRPr="00F4404F">
        <w:rPr>
          <w:rFonts w:eastAsiaTheme="majorEastAsia"/>
        </w:rPr>
        <w:t>00 x 5/360 = 4</w:t>
      </w:r>
      <w:r w:rsidR="0029683E">
        <w:rPr>
          <w:rFonts w:eastAsiaTheme="majorEastAsia" w:hint="eastAsia"/>
        </w:rPr>
        <w:t> </w:t>
      </w:r>
      <w:r w:rsidR="0029683E">
        <w:rPr>
          <w:rFonts w:eastAsiaTheme="majorEastAsia"/>
        </w:rPr>
        <w:t>166,</w:t>
      </w:r>
      <w:r w:rsidRPr="00F4404F">
        <w:rPr>
          <w:rFonts w:eastAsiaTheme="majorEastAsia"/>
        </w:rPr>
        <w:t>67</w:t>
      </w:r>
      <w:r w:rsidR="00886114">
        <w:rPr>
          <w:rFonts w:eastAsiaTheme="majorEastAsia" w:hint="eastAsia"/>
        </w:rPr>
        <w:t> </w:t>
      </w:r>
      <w:r w:rsidR="00886114">
        <w:rPr>
          <w:rFonts w:eastAsiaTheme="majorEastAsia" w:hint="eastAsia"/>
        </w:rPr>
        <w:t>€</w:t>
      </w:r>
      <w:r w:rsidRPr="00F4404F">
        <w:rPr>
          <w:rFonts w:eastAsiaTheme="majorEastAsia"/>
        </w:rPr>
        <w:t>, soit environ 4</w:t>
      </w:r>
      <w:r w:rsidR="0029683E">
        <w:rPr>
          <w:rFonts w:eastAsiaTheme="majorEastAsia" w:hint="eastAsia"/>
        </w:rPr>
        <w:t> </w:t>
      </w:r>
      <w:r w:rsidR="0029683E">
        <w:rPr>
          <w:rFonts w:eastAsiaTheme="majorEastAsia"/>
        </w:rPr>
        <w:t>167</w:t>
      </w:r>
      <w:r w:rsidR="0029683E">
        <w:rPr>
          <w:rFonts w:eastAsiaTheme="majorEastAsia" w:hint="eastAsia"/>
        </w:rPr>
        <w:t> </w:t>
      </w:r>
      <w:r w:rsidRPr="00F4404F">
        <w:rPr>
          <w:rFonts w:eastAsiaTheme="majorEastAsia"/>
        </w:rPr>
        <w:t>€</w:t>
      </w:r>
    </w:p>
    <w:p w:rsidR="00A51A5D" w:rsidRDefault="00A51A5D" w:rsidP="005B1B1F">
      <w:pPr>
        <w:pStyle w:val="GuidePedagogiqueTitre7Rponses"/>
        <w:rPr>
          <w:rFonts w:eastAsiaTheme="majorEastAsia"/>
        </w:rPr>
      </w:pPr>
    </w:p>
    <w:p w:rsidR="005B1B1F" w:rsidRPr="00F4404F" w:rsidRDefault="005B1B1F" w:rsidP="005B1B1F">
      <w:pPr>
        <w:pStyle w:val="GuidePedagogiqueTitre7Rponses"/>
        <w:rPr>
          <w:rFonts w:eastAsiaTheme="majorEastAsia"/>
        </w:rPr>
      </w:pPr>
      <w:r w:rsidRPr="00F4404F">
        <w:rPr>
          <w:rFonts w:eastAsiaTheme="majorEastAsia"/>
        </w:rPr>
        <w:t xml:space="preserve">Montant des dettes fournisseurs= </w:t>
      </w:r>
      <w:r w:rsidR="00A51A5D" w:rsidRPr="00F4404F">
        <w:rPr>
          <w:rFonts w:eastAsiaTheme="majorEastAsia"/>
        </w:rPr>
        <w:t xml:space="preserve">Achats </w:t>
      </w:r>
      <w:r w:rsidRPr="00F4404F">
        <w:rPr>
          <w:rFonts w:eastAsiaTheme="majorEastAsia"/>
        </w:rPr>
        <w:t xml:space="preserve">TTC x </w:t>
      </w:r>
      <w:r w:rsidR="00A51A5D" w:rsidRPr="00F4404F">
        <w:rPr>
          <w:rFonts w:eastAsiaTheme="majorEastAsia"/>
        </w:rPr>
        <w:t>Dur</w:t>
      </w:r>
      <w:r w:rsidR="00A51A5D" w:rsidRPr="00F4404F">
        <w:rPr>
          <w:rFonts w:eastAsiaTheme="majorEastAsia" w:hint="eastAsia"/>
        </w:rPr>
        <w:t>é</w:t>
      </w:r>
      <w:r w:rsidR="00A51A5D" w:rsidRPr="00F4404F">
        <w:rPr>
          <w:rFonts w:eastAsiaTheme="majorEastAsia"/>
        </w:rPr>
        <w:t xml:space="preserve">e </w:t>
      </w:r>
      <w:r w:rsidRPr="00F4404F">
        <w:rPr>
          <w:rFonts w:eastAsiaTheme="majorEastAsia"/>
        </w:rPr>
        <w:t>moyenne de crédit fournisseurs</w:t>
      </w:r>
    </w:p>
    <w:p w:rsidR="005B1B1F" w:rsidRPr="00F4404F" w:rsidRDefault="005B1B1F" w:rsidP="005B1B1F">
      <w:pPr>
        <w:pStyle w:val="GuidePedagogiqueTitre7Rponses"/>
        <w:rPr>
          <w:rFonts w:eastAsiaTheme="majorEastAsia"/>
        </w:rPr>
      </w:pPr>
      <w:r w:rsidRPr="00F4404F">
        <w:rPr>
          <w:rFonts w:eastAsiaTheme="majorEastAsia"/>
        </w:rPr>
        <w:t>=</w:t>
      </w:r>
      <w:r w:rsidR="0029683E">
        <w:rPr>
          <w:rFonts w:eastAsiaTheme="majorEastAsia"/>
        </w:rPr>
        <w:t xml:space="preserve"> </w:t>
      </w:r>
      <w:r w:rsidRPr="00F4404F">
        <w:rPr>
          <w:rFonts w:eastAsiaTheme="majorEastAsia"/>
        </w:rPr>
        <w:t>150</w:t>
      </w:r>
      <w:r w:rsidR="0029683E">
        <w:rPr>
          <w:rFonts w:eastAsiaTheme="majorEastAsia" w:hint="eastAsia"/>
        </w:rPr>
        <w:t> </w:t>
      </w:r>
      <w:r w:rsidR="0029683E">
        <w:rPr>
          <w:rFonts w:eastAsiaTheme="majorEastAsia"/>
        </w:rPr>
        <w:t>000 x 1,</w:t>
      </w:r>
      <w:r w:rsidRPr="00F4404F">
        <w:rPr>
          <w:rFonts w:eastAsiaTheme="majorEastAsia"/>
        </w:rPr>
        <w:t>2 x 30/360 = 180</w:t>
      </w:r>
      <w:r w:rsidR="0029683E">
        <w:rPr>
          <w:rFonts w:eastAsiaTheme="majorEastAsia" w:hint="eastAsia"/>
        </w:rPr>
        <w:t> </w:t>
      </w:r>
      <w:r w:rsidR="0029683E">
        <w:rPr>
          <w:rFonts w:eastAsiaTheme="majorEastAsia"/>
        </w:rPr>
        <w:t>000</w:t>
      </w:r>
      <w:r w:rsidR="0029683E">
        <w:rPr>
          <w:rFonts w:eastAsiaTheme="majorEastAsia" w:hint="eastAsia"/>
        </w:rPr>
        <w:t> </w:t>
      </w:r>
      <w:r w:rsidRPr="00F4404F">
        <w:rPr>
          <w:rFonts w:eastAsiaTheme="majorEastAsia"/>
        </w:rPr>
        <w:t>€ x 30/360 = 15</w:t>
      </w:r>
      <w:r w:rsidR="0029683E">
        <w:rPr>
          <w:rFonts w:eastAsiaTheme="majorEastAsia" w:hint="eastAsia"/>
        </w:rPr>
        <w:t> </w:t>
      </w:r>
      <w:r w:rsidR="0029683E">
        <w:rPr>
          <w:rFonts w:eastAsiaTheme="majorEastAsia"/>
        </w:rPr>
        <w:t>000</w:t>
      </w:r>
      <w:r w:rsidR="0029683E">
        <w:rPr>
          <w:rFonts w:eastAsiaTheme="majorEastAsia" w:hint="eastAsia"/>
        </w:rPr>
        <w:t> </w:t>
      </w:r>
      <w:r w:rsidRPr="00F4404F">
        <w:rPr>
          <w:rFonts w:eastAsiaTheme="majorEastAsia"/>
        </w:rPr>
        <w:t>€</w:t>
      </w:r>
    </w:p>
    <w:p w:rsidR="005B1B1F" w:rsidRDefault="005B1B1F" w:rsidP="005B1B1F">
      <w:pPr>
        <w:pStyle w:val="GuidePedagogiqueTitre7Rponses"/>
        <w:rPr>
          <w:rFonts w:eastAsiaTheme="majorEastAsia"/>
        </w:rPr>
      </w:pPr>
    </w:p>
    <w:p w:rsidR="00A51A5D" w:rsidRDefault="005B1B1F" w:rsidP="005B1B1F">
      <w:pPr>
        <w:pStyle w:val="GuidePedagogiqueTitre7Rponses"/>
        <w:rPr>
          <w:rFonts w:eastAsiaTheme="majorEastAsia"/>
        </w:rPr>
      </w:pPr>
      <w:r w:rsidRPr="00F4404F">
        <w:rPr>
          <w:rFonts w:eastAsiaTheme="majorEastAsia"/>
        </w:rPr>
        <w:t>Besoin de financement d’exploitation</w:t>
      </w:r>
      <w:r w:rsidRPr="00F4404F">
        <w:t xml:space="preserve"> prévisionnel (Besoin en fonds de roulement d’exploitation)</w:t>
      </w:r>
      <w:r w:rsidRPr="00F4404F">
        <w:rPr>
          <w:rFonts w:eastAsiaTheme="majorEastAsia"/>
        </w:rPr>
        <w:t xml:space="preserve"> =</w:t>
      </w:r>
    </w:p>
    <w:p w:rsidR="005B1B1F" w:rsidRPr="00F4404F" w:rsidRDefault="005B1B1F" w:rsidP="005B1B1F">
      <w:pPr>
        <w:pStyle w:val="GuidePedagogiqueTitre7Rponses"/>
        <w:rPr>
          <w:rFonts w:eastAsiaTheme="majorEastAsia"/>
        </w:rPr>
      </w:pPr>
      <w:r w:rsidRPr="00F4404F">
        <w:rPr>
          <w:rFonts w:eastAsiaTheme="majorEastAsia"/>
        </w:rPr>
        <w:t>16</w:t>
      </w:r>
      <w:r w:rsidR="0029683E">
        <w:rPr>
          <w:rFonts w:eastAsiaTheme="majorEastAsia" w:hint="eastAsia"/>
        </w:rPr>
        <w:t> </w:t>
      </w:r>
      <w:r w:rsidR="0029683E">
        <w:rPr>
          <w:rFonts w:eastAsiaTheme="majorEastAsia"/>
        </w:rPr>
        <w:t>6</w:t>
      </w:r>
      <w:r w:rsidRPr="00F4404F">
        <w:rPr>
          <w:rFonts w:eastAsiaTheme="majorEastAsia"/>
        </w:rPr>
        <w:t>67+ 4</w:t>
      </w:r>
      <w:r w:rsidR="0029683E">
        <w:rPr>
          <w:rFonts w:eastAsiaTheme="majorEastAsia" w:hint="eastAsia"/>
        </w:rPr>
        <w:t> </w:t>
      </w:r>
      <w:r w:rsidR="0029683E">
        <w:rPr>
          <w:rFonts w:eastAsiaTheme="majorEastAsia"/>
        </w:rPr>
        <w:t>1</w:t>
      </w:r>
      <w:r w:rsidRPr="00F4404F">
        <w:rPr>
          <w:rFonts w:eastAsiaTheme="majorEastAsia"/>
        </w:rPr>
        <w:t>67 – 15</w:t>
      </w:r>
      <w:r w:rsidR="0029683E">
        <w:rPr>
          <w:rFonts w:eastAsiaTheme="majorEastAsia" w:hint="eastAsia"/>
        </w:rPr>
        <w:t> </w:t>
      </w:r>
      <w:r w:rsidR="0029683E">
        <w:rPr>
          <w:rFonts w:eastAsiaTheme="majorEastAsia"/>
        </w:rPr>
        <w:t>0</w:t>
      </w:r>
      <w:r w:rsidRPr="00F4404F">
        <w:rPr>
          <w:rFonts w:eastAsiaTheme="majorEastAsia"/>
        </w:rPr>
        <w:t>00 = 5</w:t>
      </w:r>
      <w:r w:rsidR="0029683E">
        <w:rPr>
          <w:rFonts w:eastAsiaTheme="majorEastAsia" w:hint="eastAsia"/>
        </w:rPr>
        <w:t> </w:t>
      </w:r>
      <w:r w:rsidR="0029683E">
        <w:rPr>
          <w:rFonts w:eastAsiaTheme="majorEastAsia"/>
        </w:rPr>
        <w:t>834</w:t>
      </w:r>
      <w:r w:rsidR="0029683E">
        <w:rPr>
          <w:rFonts w:eastAsiaTheme="majorEastAsia" w:hint="eastAsia"/>
        </w:rPr>
        <w:t> </w:t>
      </w:r>
      <w:r w:rsidRPr="00F4404F">
        <w:rPr>
          <w:rFonts w:eastAsiaTheme="majorEastAsia"/>
        </w:rPr>
        <w:t>€</w:t>
      </w:r>
    </w:p>
    <w:p w:rsidR="005B1B1F" w:rsidRDefault="005B1B1F" w:rsidP="005B1B1F">
      <w:pPr>
        <w:pStyle w:val="GuidePedagogiqueTitre7Rponses"/>
        <w:rPr>
          <w:rFonts w:eastAsiaTheme="majorEastAsia"/>
        </w:rPr>
      </w:pPr>
    </w:p>
    <w:p w:rsidR="005B1B1F" w:rsidRDefault="005B1B1F" w:rsidP="005B1B1F">
      <w:pPr>
        <w:pStyle w:val="GuidePedagogiqueTitre7Rponses"/>
        <w:rPr>
          <w:rFonts w:eastAsiaTheme="majorEastAsia"/>
        </w:rPr>
      </w:pPr>
      <w:r w:rsidRPr="00F4404F">
        <w:rPr>
          <w:rFonts w:eastAsiaTheme="majorEastAsia"/>
        </w:rPr>
        <w:t xml:space="preserve">Pour les niveaux de chiffre d’affaires et d’achats prévus, le magasin </w:t>
      </w:r>
      <w:r>
        <w:rPr>
          <w:rFonts w:eastAsiaTheme="majorEastAsia"/>
        </w:rPr>
        <w:t xml:space="preserve">d’Arthur Barre </w:t>
      </w:r>
      <w:r w:rsidRPr="00F4404F">
        <w:rPr>
          <w:rFonts w:eastAsiaTheme="majorEastAsia"/>
        </w:rPr>
        <w:t>aura en permanence un besoin en fonds de roulement d’exploitation de 5</w:t>
      </w:r>
      <w:r w:rsidR="0029683E">
        <w:rPr>
          <w:rFonts w:eastAsiaTheme="majorEastAsia" w:hint="eastAsia"/>
        </w:rPr>
        <w:t> </w:t>
      </w:r>
      <w:r w:rsidR="0029683E">
        <w:rPr>
          <w:rFonts w:eastAsiaTheme="majorEastAsia"/>
        </w:rPr>
        <w:t>834</w:t>
      </w:r>
      <w:r w:rsidR="0029683E">
        <w:rPr>
          <w:rFonts w:eastAsiaTheme="majorEastAsia" w:hint="eastAsia"/>
        </w:rPr>
        <w:t> </w:t>
      </w:r>
      <w:r>
        <w:rPr>
          <w:rFonts w:eastAsiaTheme="majorEastAsia"/>
        </w:rPr>
        <w:t>€, qu’il lui faudra financer.</w:t>
      </w:r>
    </w:p>
    <w:sectPr w:rsidR="005B1B1F" w:rsidSect="007F0FCB">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B4ED7" w:rsidRDefault="009B4ED7" w:rsidP="00AD7D0B">
      <w:r>
        <w:separator/>
      </w:r>
    </w:p>
  </w:endnote>
  <w:endnote w:type="continuationSeparator" w:id="0">
    <w:p w:rsidR="009B4ED7" w:rsidRDefault="009B4ED7" w:rsidP="00AD7D0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Malgun Gothic"/>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sig w:usb0="00000000" w:usb1="00000000" w:usb2="00000000" w:usb3="00000000" w:csb0="00000000" w:csb1="00000000"/>
  </w:font>
  <w:font w:name="Guide Pedago Times">
    <w:panose1 w:val="00000000000000000000"/>
    <w:charset w:val="00"/>
    <w:family w:val="modern"/>
    <w:notTrueType/>
    <w:pitch w:val="variable"/>
    <w:sig w:usb0="00000003" w:usb1="00000000" w:usb2="00000000" w:usb3="00000000" w:csb0="00000001" w:csb1="00000000"/>
  </w:font>
  <w:font w:name="Guide Pedago Symb">
    <w:panose1 w:val="00000000000000000000"/>
    <w:charset w:val="00"/>
    <w:family w:val="moder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4F73" w:rsidRPr="004016EA" w:rsidRDefault="00840CB6" w:rsidP="00AD7D0B">
    <w:pPr>
      <w:pStyle w:val="Pieddepagegauche"/>
      <w:tabs>
        <w:tab w:val="clear" w:pos="7340"/>
        <w:tab w:val="right" w:pos="9072"/>
      </w:tabs>
      <w:rPr>
        <w:w w:val="100"/>
      </w:rPr>
    </w:pPr>
    <w:r>
      <w:rPr>
        <w:rStyle w:val="Folio"/>
        <w:b/>
        <w:bCs/>
      </w:rPr>
      <w:fldChar w:fldCharType="begin"/>
    </w:r>
    <w:r w:rsidR="00624F73">
      <w:rPr>
        <w:rStyle w:val="Folio"/>
      </w:rPr>
      <w:instrText xml:space="preserve"> PAGE </w:instrText>
    </w:r>
    <w:r>
      <w:rPr>
        <w:rStyle w:val="Folio"/>
        <w:b/>
        <w:bCs/>
      </w:rPr>
      <w:fldChar w:fldCharType="separate"/>
    </w:r>
    <w:r w:rsidR="00624F73">
      <w:rPr>
        <w:rStyle w:val="Folio"/>
        <w:b/>
        <w:bCs/>
        <w:noProof/>
      </w:rPr>
      <w:t>6</w:t>
    </w:r>
    <w:r>
      <w:rPr>
        <w:rStyle w:val="Folio"/>
        <w:b/>
        <w:bCs/>
      </w:rPr>
      <w:fldChar w:fldCharType="end"/>
    </w:r>
    <w:r w:rsidR="00624F73">
      <w:rPr>
        <w:rStyle w:val="Folio"/>
      </w:rPr>
      <w:t xml:space="preserve"> </w:t>
    </w:r>
    <w:r w:rsidR="00624F73">
      <w:rPr>
        <w:w w:val="100"/>
      </w:rPr>
      <w:tab/>
      <w:t>Situation professionnelle – Notra-K</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4F73" w:rsidRDefault="00624F73" w:rsidP="00AD7D0B">
    <w:pPr>
      <w:pStyle w:val="Pieddepagedroite"/>
    </w:pPr>
    <w:r>
      <w:rPr>
        <w:rStyle w:val="Bold"/>
      </w:rPr>
      <w:t>Chapitre 8</w:t>
    </w:r>
    <w:r>
      <w:t xml:space="preserve"> –</w:t>
    </w:r>
    <w:r>
      <w:rPr>
        <w:rFonts w:ascii="DINOT-Bold" w:hAnsi="DINOT-Bold" w:cs="DINOT-Bold"/>
        <w:b/>
        <w:bCs/>
      </w:rPr>
      <w:t xml:space="preserve"> Suivre la trésorerie</w:t>
    </w:r>
    <w:r>
      <w:tab/>
    </w:r>
    <w:r w:rsidR="00840CB6">
      <w:rPr>
        <w:rStyle w:val="Folio"/>
      </w:rPr>
      <w:fldChar w:fldCharType="begin"/>
    </w:r>
    <w:r>
      <w:rPr>
        <w:rStyle w:val="Folio"/>
      </w:rPr>
      <w:instrText xml:space="preserve"> PAGE </w:instrText>
    </w:r>
    <w:r w:rsidR="00840CB6">
      <w:rPr>
        <w:rStyle w:val="Folio"/>
      </w:rPr>
      <w:fldChar w:fldCharType="separate"/>
    </w:r>
    <w:r w:rsidR="009F5886">
      <w:rPr>
        <w:rStyle w:val="Folio"/>
        <w:noProof/>
      </w:rPr>
      <w:t>5</w:t>
    </w:r>
    <w:r w:rsidR="00840CB6">
      <w:rPr>
        <w:rStyle w:val="Folio"/>
      </w:rPr>
      <w:fldChar w:fldCharType="end"/>
    </w:r>
    <w:r>
      <w:rPr>
        <w:rStyle w:val="Folio"/>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B4ED7" w:rsidRDefault="009B4ED7" w:rsidP="00AD7D0B">
      <w:r>
        <w:separator/>
      </w:r>
    </w:p>
  </w:footnote>
  <w:footnote w:type="continuationSeparator" w:id="0">
    <w:p w:rsidR="009B4ED7" w:rsidRDefault="009B4ED7" w:rsidP="00AD7D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0E6B4C6A"/>
    <w:multiLevelType w:val="hybridMultilevel"/>
    <w:tmpl w:val="8216E3F0"/>
    <w:lvl w:ilvl="0" w:tplc="F7D0A79C">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nsid w:val="6BCB1068"/>
    <w:multiLevelType w:val="hybridMultilevel"/>
    <w:tmpl w:val="39201372"/>
    <w:lvl w:ilvl="0" w:tplc="F7D0A79C">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1"/>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rnard COÏC">
    <w15:presenceInfo w15:providerId="None" w15:userId="Bernard COÏC"/>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14338"/>
  </w:hdrShapeDefaults>
  <w:footnotePr>
    <w:footnote w:id="-1"/>
    <w:footnote w:id="0"/>
  </w:footnotePr>
  <w:endnotePr>
    <w:endnote w:id="-1"/>
    <w:endnote w:id="0"/>
  </w:endnotePr>
  <w:compat/>
  <w:rsids>
    <w:rsidRoot w:val="007F0FCB"/>
    <w:rsid w:val="00000285"/>
    <w:rsid w:val="00002221"/>
    <w:rsid w:val="00002346"/>
    <w:rsid w:val="000075A7"/>
    <w:rsid w:val="000078EA"/>
    <w:rsid w:val="00015314"/>
    <w:rsid w:val="00017170"/>
    <w:rsid w:val="0002101B"/>
    <w:rsid w:val="0002218C"/>
    <w:rsid w:val="00024DBA"/>
    <w:rsid w:val="000252D6"/>
    <w:rsid w:val="00026F09"/>
    <w:rsid w:val="00031152"/>
    <w:rsid w:val="0003365B"/>
    <w:rsid w:val="00035628"/>
    <w:rsid w:val="00035B20"/>
    <w:rsid w:val="00036FD3"/>
    <w:rsid w:val="000376D2"/>
    <w:rsid w:val="0005092E"/>
    <w:rsid w:val="00051E97"/>
    <w:rsid w:val="00062A74"/>
    <w:rsid w:val="000643C8"/>
    <w:rsid w:val="00067D91"/>
    <w:rsid w:val="000703B2"/>
    <w:rsid w:val="00070683"/>
    <w:rsid w:val="000718AE"/>
    <w:rsid w:val="0007644D"/>
    <w:rsid w:val="000848C6"/>
    <w:rsid w:val="00091D53"/>
    <w:rsid w:val="000943D7"/>
    <w:rsid w:val="00094955"/>
    <w:rsid w:val="00096125"/>
    <w:rsid w:val="000976C5"/>
    <w:rsid w:val="000A65A7"/>
    <w:rsid w:val="000A6EA0"/>
    <w:rsid w:val="000B26D5"/>
    <w:rsid w:val="000B27E9"/>
    <w:rsid w:val="000B2D1B"/>
    <w:rsid w:val="000B419F"/>
    <w:rsid w:val="000B5087"/>
    <w:rsid w:val="000B5BBA"/>
    <w:rsid w:val="000B67CA"/>
    <w:rsid w:val="000B79DB"/>
    <w:rsid w:val="000C1E0C"/>
    <w:rsid w:val="000C75E7"/>
    <w:rsid w:val="000D0F11"/>
    <w:rsid w:val="000D1721"/>
    <w:rsid w:val="000D2255"/>
    <w:rsid w:val="000D7627"/>
    <w:rsid w:val="000E1712"/>
    <w:rsid w:val="000E171C"/>
    <w:rsid w:val="000E41DA"/>
    <w:rsid w:val="000F3CEE"/>
    <w:rsid w:val="0010708B"/>
    <w:rsid w:val="00114D7A"/>
    <w:rsid w:val="00115993"/>
    <w:rsid w:val="00120D3E"/>
    <w:rsid w:val="0012332A"/>
    <w:rsid w:val="00123CFE"/>
    <w:rsid w:val="0012413B"/>
    <w:rsid w:val="00125EEC"/>
    <w:rsid w:val="00127576"/>
    <w:rsid w:val="00127BCC"/>
    <w:rsid w:val="00130E7F"/>
    <w:rsid w:val="0013596E"/>
    <w:rsid w:val="00141820"/>
    <w:rsid w:val="0014376A"/>
    <w:rsid w:val="0014377B"/>
    <w:rsid w:val="00144D65"/>
    <w:rsid w:val="0014610F"/>
    <w:rsid w:val="00147954"/>
    <w:rsid w:val="00154DFF"/>
    <w:rsid w:val="00157E2D"/>
    <w:rsid w:val="00160947"/>
    <w:rsid w:val="0016162A"/>
    <w:rsid w:val="00166C70"/>
    <w:rsid w:val="00171669"/>
    <w:rsid w:val="00171F71"/>
    <w:rsid w:val="00176C09"/>
    <w:rsid w:val="00183CAB"/>
    <w:rsid w:val="00183FD8"/>
    <w:rsid w:val="001854DC"/>
    <w:rsid w:val="001874C5"/>
    <w:rsid w:val="0019274C"/>
    <w:rsid w:val="001944A0"/>
    <w:rsid w:val="00197C54"/>
    <w:rsid w:val="001A7B13"/>
    <w:rsid w:val="001C23AF"/>
    <w:rsid w:val="001C4B3B"/>
    <w:rsid w:val="001C59F2"/>
    <w:rsid w:val="001C6688"/>
    <w:rsid w:val="001C7CD8"/>
    <w:rsid w:val="001D198D"/>
    <w:rsid w:val="001D221F"/>
    <w:rsid w:val="001D477E"/>
    <w:rsid w:val="001E2097"/>
    <w:rsid w:val="001F05A2"/>
    <w:rsid w:val="001F0C9A"/>
    <w:rsid w:val="001F1130"/>
    <w:rsid w:val="002057F1"/>
    <w:rsid w:val="002058BC"/>
    <w:rsid w:val="0020631B"/>
    <w:rsid w:val="0020666D"/>
    <w:rsid w:val="002104E4"/>
    <w:rsid w:val="00210653"/>
    <w:rsid w:val="00213B1D"/>
    <w:rsid w:val="00215AFF"/>
    <w:rsid w:val="002179AE"/>
    <w:rsid w:val="00217F27"/>
    <w:rsid w:val="0022351B"/>
    <w:rsid w:val="0022383A"/>
    <w:rsid w:val="00227339"/>
    <w:rsid w:val="002319FE"/>
    <w:rsid w:val="00232454"/>
    <w:rsid w:val="00240A98"/>
    <w:rsid w:val="0024226D"/>
    <w:rsid w:val="0024590C"/>
    <w:rsid w:val="00250A7D"/>
    <w:rsid w:val="0025256B"/>
    <w:rsid w:val="002525EA"/>
    <w:rsid w:val="00253AA4"/>
    <w:rsid w:val="00257FB5"/>
    <w:rsid w:val="00260662"/>
    <w:rsid w:val="002616B5"/>
    <w:rsid w:val="002619D1"/>
    <w:rsid w:val="002675E7"/>
    <w:rsid w:val="0027044A"/>
    <w:rsid w:val="00273860"/>
    <w:rsid w:val="00282037"/>
    <w:rsid w:val="00286B84"/>
    <w:rsid w:val="0028741C"/>
    <w:rsid w:val="0029683E"/>
    <w:rsid w:val="002A193E"/>
    <w:rsid w:val="002B558D"/>
    <w:rsid w:val="002C477D"/>
    <w:rsid w:val="002C747F"/>
    <w:rsid w:val="002D0499"/>
    <w:rsid w:val="002D06C1"/>
    <w:rsid w:val="002D3540"/>
    <w:rsid w:val="002D49D3"/>
    <w:rsid w:val="002D5FEE"/>
    <w:rsid w:val="002D6F41"/>
    <w:rsid w:val="002E2105"/>
    <w:rsid w:val="002E233E"/>
    <w:rsid w:val="002E3439"/>
    <w:rsid w:val="002E4A51"/>
    <w:rsid w:val="002E60D7"/>
    <w:rsid w:val="002F54A3"/>
    <w:rsid w:val="00300E69"/>
    <w:rsid w:val="00303747"/>
    <w:rsid w:val="003054D4"/>
    <w:rsid w:val="00311678"/>
    <w:rsid w:val="0031369C"/>
    <w:rsid w:val="00315F4B"/>
    <w:rsid w:val="00320A9F"/>
    <w:rsid w:val="00321FB2"/>
    <w:rsid w:val="003220CF"/>
    <w:rsid w:val="00324C7F"/>
    <w:rsid w:val="0033085C"/>
    <w:rsid w:val="00337F1E"/>
    <w:rsid w:val="00340A42"/>
    <w:rsid w:val="00341641"/>
    <w:rsid w:val="00341E89"/>
    <w:rsid w:val="003433D6"/>
    <w:rsid w:val="00344060"/>
    <w:rsid w:val="00344AAA"/>
    <w:rsid w:val="003465FF"/>
    <w:rsid w:val="003469CC"/>
    <w:rsid w:val="00347A7E"/>
    <w:rsid w:val="003507F4"/>
    <w:rsid w:val="0035175E"/>
    <w:rsid w:val="00355C11"/>
    <w:rsid w:val="0035671C"/>
    <w:rsid w:val="003573E4"/>
    <w:rsid w:val="00360B65"/>
    <w:rsid w:val="00361E83"/>
    <w:rsid w:val="0036702E"/>
    <w:rsid w:val="00367E33"/>
    <w:rsid w:val="00367F09"/>
    <w:rsid w:val="003738E0"/>
    <w:rsid w:val="00375A4A"/>
    <w:rsid w:val="003811C7"/>
    <w:rsid w:val="003819A2"/>
    <w:rsid w:val="003948EA"/>
    <w:rsid w:val="003A0E41"/>
    <w:rsid w:val="003A2C07"/>
    <w:rsid w:val="003A4C07"/>
    <w:rsid w:val="003B0375"/>
    <w:rsid w:val="003B56DF"/>
    <w:rsid w:val="003C2675"/>
    <w:rsid w:val="003C3F9B"/>
    <w:rsid w:val="003C4B31"/>
    <w:rsid w:val="003C629E"/>
    <w:rsid w:val="003D0D34"/>
    <w:rsid w:val="003D4E95"/>
    <w:rsid w:val="003D7D6A"/>
    <w:rsid w:val="003E134B"/>
    <w:rsid w:val="003E4EE3"/>
    <w:rsid w:val="003F1701"/>
    <w:rsid w:val="003F1E46"/>
    <w:rsid w:val="003F771F"/>
    <w:rsid w:val="004100A9"/>
    <w:rsid w:val="00411071"/>
    <w:rsid w:val="00414541"/>
    <w:rsid w:val="00415F43"/>
    <w:rsid w:val="004246C1"/>
    <w:rsid w:val="004262FA"/>
    <w:rsid w:val="00426891"/>
    <w:rsid w:val="0043016B"/>
    <w:rsid w:val="0043214A"/>
    <w:rsid w:val="00432E24"/>
    <w:rsid w:val="00440401"/>
    <w:rsid w:val="0045075A"/>
    <w:rsid w:val="00454DC3"/>
    <w:rsid w:val="00460FDB"/>
    <w:rsid w:val="00462DE6"/>
    <w:rsid w:val="00463379"/>
    <w:rsid w:val="00467DEB"/>
    <w:rsid w:val="00471E1F"/>
    <w:rsid w:val="00474C84"/>
    <w:rsid w:val="0047621C"/>
    <w:rsid w:val="00477DDB"/>
    <w:rsid w:val="004804AA"/>
    <w:rsid w:val="004850B2"/>
    <w:rsid w:val="004929F2"/>
    <w:rsid w:val="004946D3"/>
    <w:rsid w:val="004A3040"/>
    <w:rsid w:val="004A51F9"/>
    <w:rsid w:val="004A6DCB"/>
    <w:rsid w:val="004B154E"/>
    <w:rsid w:val="004B15C0"/>
    <w:rsid w:val="004B402D"/>
    <w:rsid w:val="004C6D9F"/>
    <w:rsid w:val="004C7359"/>
    <w:rsid w:val="004C7561"/>
    <w:rsid w:val="004D3A01"/>
    <w:rsid w:val="004E6287"/>
    <w:rsid w:val="004F48BC"/>
    <w:rsid w:val="004F57A2"/>
    <w:rsid w:val="005139EE"/>
    <w:rsid w:val="00516396"/>
    <w:rsid w:val="00525385"/>
    <w:rsid w:val="00526D97"/>
    <w:rsid w:val="00537A26"/>
    <w:rsid w:val="00537C75"/>
    <w:rsid w:val="00545AFE"/>
    <w:rsid w:val="00553C3F"/>
    <w:rsid w:val="00555513"/>
    <w:rsid w:val="005579FD"/>
    <w:rsid w:val="00557C78"/>
    <w:rsid w:val="0056212A"/>
    <w:rsid w:val="005740B5"/>
    <w:rsid w:val="005740EF"/>
    <w:rsid w:val="00574484"/>
    <w:rsid w:val="00576901"/>
    <w:rsid w:val="00585B16"/>
    <w:rsid w:val="0058715A"/>
    <w:rsid w:val="005A0D97"/>
    <w:rsid w:val="005B1B1F"/>
    <w:rsid w:val="005B372A"/>
    <w:rsid w:val="005B639C"/>
    <w:rsid w:val="005C03B4"/>
    <w:rsid w:val="005C6AF7"/>
    <w:rsid w:val="005D0397"/>
    <w:rsid w:val="005D2671"/>
    <w:rsid w:val="005D3EE5"/>
    <w:rsid w:val="005D43AC"/>
    <w:rsid w:val="005E2C6F"/>
    <w:rsid w:val="005E3E2B"/>
    <w:rsid w:val="005E716B"/>
    <w:rsid w:val="005F0FAA"/>
    <w:rsid w:val="005F31DD"/>
    <w:rsid w:val="005F3C6A"/>
    <w:rsid w:val="005F56D5"/>
    <w:rsid w:val="00600428"/>
    <w:rsid w:val="006005BD"/>
    <w:rsid w:val="00600F50"/>
    <w:rsid w:val="00601798"/>
    <w:rsid w:val="00601842"/>
    <w:rsid w:val="00603D47"/>
    <w:rsid w:val="006047B5"/>
    <w:rsid w:val="0061127D"/>
    <w:rsid w:val="0061400A"/>
    <w:rsid w:val="00624F73"/>
    <w:rsid w:val="00625932"/>
    <w:rsid w:val="006316D2"/>
    <w:rsid w:val="0063452C"/>
    <w:rsid w:val="00641265"/>
    <w:rsid w:val="0064193F"/>
    <w:rsid w:val="006422E1"/>
    <w:rsid w:val="006454F1"/>
    <w:rsid w:val="00646A83"/>
    <w:rsid w:val="00647370"/>
    <w:rsid w:val="00651C1B"/>
    <w:rsid w:val="0065442D"/>
    <w:rsid w:val="00657B76"/>
    <w:rsid w:val="00660F28"/>
    <w:rsid w:val="00663C34"/>
    <w:rsid w:val="00667C3F"/>
    <w:rsid w:val="00675395"/>
    <w:rsid w:val="006817D9"/>
    <w:rsid w:val="00681D48"/>
    <w:rsid w:val="00694DBC"/>
    <w:rsid w:val="00697619"/>
    <w:rsid w:val="006A0D52"/>
    <w:rsid w:val="006A3251"/>
    <w:rsid w:val="006B7CAA"/>
    <w:rsid w:val="006B7EC9"/>
    <w:rsid w:val="006B7F9C"/>
    <w:rsid w:val="006C0679"/>
    <w:rsid w:val="006C17D5"/>
    <w:rsid w:val="006C188E"/>
    <w:rsid w:val="006C2271"/>
    <w:rsid w:val="006C628E"/>
    <w:rsid w:val="006C7FE4"/>
    <w:rsid w:val="006D50E8"/>
    <w:rsid w:val="006D7920"/>
    <w:rsid w:val="006E00DF"/>
    <w:rsid w:val="006E2370"/>
    <w:rsid w:val="006E2884"/>
    <w:rsid w:val="006E427F"/>
    <w:rsid w:val="006E750B"/>
    <w:rsid w:val="006F2910"/>
    <w:rsid w:val="006F36BC"/>
    <w:rsid w:val="006F38C2"/>
    <w:rsid w:val="00700E0A"/>
    <w:rsid w:val="007315D1"/>
    <w:rsid w:val="007324CE"/>
    <w:rsid w:val="00732A60"/>
    <w:rsid w:val="0073358A"/>
    <w:rsid w:val="007364F0"/>
    <w:rsid w:val="00736C2A"/>
    <w:rsid w:val="007418F1"/>
    <w:rsid w:val="007420A5"/>
    <w:rsid w:val="007505FF"/>
    <w:rsid w:val="00753EE7"/>
    <w:rsid w:val="00756B5E"/>
    <w:rsid w:val="00757298"/>
    <w:rsid w:val="00760080"/>
    <w:rsid w:val="007611EA"/>
    <w:rsid w:val="0076123C"/>
    <w:rsid w:val="007653B6"/>
    <w:rsid w:val="007709B3"/>
    <w:rsid w:val="0077130F"/>
    <w:rsid w:val="007720EC"/>
    <w:rsid w:val="007767F5"/>
    <w:rsid w:val="00777D8F"/>
    <w:rsid w:val="00781AA8"/>
    <w:rsid w:val="0078621D"/>
    <w:rsid w:val="00790D66"/>
    <w:rsid w:val="007938B3"/>
    <w:rsid w:val="0079760F"/>
    <w:rsid w:val="007A1E2C"/>
    <w:rsid w:val="007A67DD"/>
    <w:rsid w:val="007A69AE"/>
    <w:rsid w:val="007B26D9"/>
    <w:rsid w:val="007B2FA6"/>
    <w:rsid w:val="007B6F31"/>
    <w:rsid w:val="007C2F63"/>
    <w:rsid w:val="007C3C3D"/>
    <w:rsid w:val="007C490E"/>
    <w:rsid w:val="007C6EC6"/>
    <w:rsid w:val="007D4AA6"/>
    <w:rsid w:val="007D4FB1"/>
    <w:rsid w:val="007D78CA"/>
    <w:rsid w:val="007E1DAD"/>
    <w:rsid w:val="007E25A3"/>
    <w:rsid w:val="007E318F"/>
    <w:rsid w:val="007E4691"/>
    <w:rsid w:val="007E627C"/>
    <w:rsid w:val="007E717D"/>
    <w:rsid w:val="007F0119"/>
    <w:rsid w:val="007F0FCB"/>
    <w:rsid w:val="007F7628"/>
    <w:rsid w:val="00801F3A"/>
    <w:rsid w:val="00806A44"/>
    <w:rsid w:val="00816439"/>
    <w:rsid w:val="008228E7"/>
    <w:rsid w:val="00823333"/>
    <w:rsid w:val="0082745D"/>
    <w:rsid w:val="008319BD"/>
    <w:rsid w:val="008330E8"/>
    <w:rsid w:val="008348B0"/>
    <w:rsid w:val="0083683D"/>
    <w:rsid w:val="00837A0E"/>
    <w:rsid w:val="00840CB6"/>
    <w:rsid w:val="00841BE5"/>
    <w:rsid w:val="00843060"/>
    <w:rsid w:val="008457C6"/>
    <w:rsid w:val="00846695"/>
    <w:rsid w:val="00853645"/>
    <w:rsid w:val="008561E4"/>
    <w:rsid w:val="008561F0"/>
    <w:rsid w:val="008575E2"/>
    <w:rsid w:val="00861DBB"/>
    <w:rsid w:val="00862F24"/>
    <w:rsid w:val="008645A7"/>
    <w:rsid w:val="00864FFE"/>
    <w:rsid w:val="008665EF"/>
    <w:rsid w:val="008678AB"/>
    <w:rsid w:val="00870859"/>
    <w:rsid w:val="00886114"/>
    <w:rsid w:val="008901C3"/>
    <w:rsid w:val="008902E2"/>
    <w:rsid w:val="0089162F"/>
    <w:rsid w:val="00894A3F"/>
    <w:rsid w:val="008A2564"/>
    <w:rsid w:val="008A315A"/>
    <w:rsid w:val="008A4DAF"/>
    <w:rsid w:val="008A4FAE"/>
    <w:rsid w:val="008A7F8F"/>
    <w:rsid w:val="008B15F0"/>
    <w:rsid w:val="008B374C"/>
    <w:rsid w:val="008C3315"/>
    <w:rsid w:val="008C4119"/>
    <w:rsid w:val="008C4965"/>
    <w:rsid w:val="008C4DC4"/>
    <w:rsid w:val="008D0745"/>
    <w:rsid w:val="008D0E9B"/>
    <w:rsid w:val="008E14DB"/>
    <w:rsid w:val="008E5FBC"/>
    <w:rsid w:val="00900386"/>
    <w:rsid w:val="00900BFC"/>
    <w:rsid w:val="0090346C"/>
    <w:rsid w:val="00911CE0"/>
    <w:rsid w:val="009261D5"/>
    <w:rsid w:val="00926A62"/>
    <w:rsid w:val="00926BD7"/>
    <w:rsid w:val="00927619"/>
    <w:rsid w:val="00933390"/>
    <w:rsid w:val="00933B1A"/>
    <w:rsid w:val="00937BC6"/>
    <w:rsid w:val="00940341"/>
    <w:rsid w:val="00941516"/>
    <w:rsid w:val="009424C1"/>
    <w:rsid w:val="0094294B"/>
    <w:rsid w:val="00942FA8"/>
    <w:rsid w:val="00943C5F"/>
    <w:rsid w:val="00944D52"/>
    <w:rsid w:val="00945661"/>
    <w:rsid w:val="00945C07"/>
    <w:rsid w:val="0095190D"/>
    <w:rsid w:val="009519EA"/>
    <w:rsid w:val="0095496B"/>
    <w:rsid w:val="00961F86"/>
    <w:rsid w:val="00963A66"/>
    <w:rsid w:val="00973D8C"/>
    <w:rsid w:val="009863EA"/>
    <w:rsid w:val="00986D2B"/>
    <w:rsid w:val="00990AE8"/>
    <w:rsid w:val="009910C3"/>
    <w:rsid w:val="009925F2"/>
    <w:rsid w:val="00992B3A"/>
    <w:rsid w:val="009A1D65"/>
    <w:rsid w:val="009A230D"/>
    <w:rsid w:val="009A2438"/>
    <w:rsid w:val="009A33C8"/>
    <w:rsid w:val="009A5952"/>
    <w:rsid w:val="009B21A2"/>
    <w:rsid w:val="009B3267"/>
    <w:rsid w:val="009B476D"/>
    <w:rsid w:val="009B4ED7"/>
    <w:rsid w:val="009C6E43"/>
    <w:rsid w:val="009C7581"/>
    <w:rsid w:val="009D0893"/>
    <w:rsid w:val="009D2116"/>
    <w:rsid w:val="009D2D23"/>
    <w:rsid w:val="009D3B11"/>
    <w:rsid w:val="009D60A4"/>
    <w:rsid w:val="009E0363"/>
    <w:rsid w:val="009E5E9E"/>
    <w:rsid w:val="009F1E13"/>
    <w:rsid w:val="009F5886"/>
    <w:rsid w:val="009F5B79"/>
    <w:rsid w:val="009F72B0"/>
    <w:rsid w:val="00A00783"/>
    <w:rsid w:val="00A0357B"/>
    <w:rsid w:val="00A05E5A"/>
    <w:rsid w:val="00A07C4B"/>
    <w:rsid w:val="00A10879"/>
    <w:rsid w:val="00A10C0E"/>
    <w:rsid w:val="00A1159C"/>
    <w:rsid w:val="00A130C9"/>
    <w:rsid w:val="00A14277"/>
    <w:rsid w:val="00A1529D"/>
    <w:rsid w:val="00A165C4"/>
    <w:rsid w:val="00A17C39"/>
    <w:rsid w:val="00A25938"/>
    <w:rsid w:val="00A271A2"/>
    <w:rsid w:val="00A320E8"/>
    <w:rsid w:val="00A3655E"/>
    <w:rsid w:val="00A36978"/>
    <w:rsid w:val="00A42E75"/>
    <w:rsid w:val="00A460EF"/>
    <w:rsid w:val="00A5153C"/>
    <w:rsid w:val="00A51A5D"/>
    <w:rsid w:val="00A54C4D"/>
    <w:rsid w:val="00A62619"/>
    <w:rsid w:val="00A70B1F"/>
    <w:rsid w:val="00A70C05"/>
    <w:rsid w:val="00A76CB7"/>
    <w:rsid w:val="00A82BE0"/>
    <w:rsid w:val="00A83858"/>
    <w:rsid w:val="00A86D94"/>
    <w:rsid w:val="00A90A05"/>
    <w:rsid w:val="00A90CAA"/>
    <w:rsid w:val="00A96BE6"/>
    <w:rsid w:val="00A97264"/>
    <w:rsid w:val="00AA13D4"/>
    <w:rsid w:val="00AC29CC"/>
    <w:rsid w:val="00AD01EC"/>
    <w:rsid w:val="00AD0766"/>
    <w:rsid w:val="00AD7D0B"/>
    <w:rsid w:val="00AE0A06"/>
    <w:rsid w:val="00AE0B5A"/>
    <w:rsid w:val="00AE6040"/>
    <w:rsid w:val="00AF0ACB"/>
    <w:rsid w:val="00AF3D02"/>
    <w:rsid w:val="00B00F7F"/>
    <w:rsid w:val="00B051DA"/>
    <w:rsid w:val="00B071D5"/>
    <w:rsid w:val="00B1403A"/>
    <w:rsid w:val="00B144D4"/>
    <w:rsid w:val="00B15759"/>
    <w:rsid w:val="00B268DC"/>
    <w:rsid w:val="00B304D5"/>
    <w:rsid w:val="00B367EB"/>
    <w:rsid w:val="00B43228"/>
    <w:rsid w:val="00B439F9"/>
    <w:rsid w:val="00B45DCD"/>
    <w:rsid w:val="00B46767"/>
    <w:rsid w:val="00B46F06"/>
    <w:rsid w:val="00B47C4A"/>
    <w:rsid w:val="00B5245C"/>
    <w:rsid w:val="00B530AE"/>
    <w:rsid w:val="00B53870"/>
    <w:rsid w:val="00B56154"/>
    <w:rsid w:val="00B7516C"/>
    <w:rsid w:val="00B754EC"/>
    <w:rsid w:val="00B7774B"/>
    <w:rsid w:val="00B9137F"/>
    <w:rsid w:val="00B937BA"/>
    <w:rsid w:val="00B96D16"/>
    <w:rsid w:val="00BA0320"/>
    <w:rsid w:val="00BA3E22"/>
    <w:rsid w:val="00BA5C69"/>
    <w:rsid w:val="00BB25EB"/>
    <w:rsid w:val="00BC7A4A"/>
    <w:rsid w:val="00BD0CC0"/>
    <w:rsid w:val="00BD0E25"/>
    <w:rsid w:val="00BD1147"/>
    <w:rsid w:val="00BD594B"/>
    <w:rsid w:val="00BD64AD"/>
    <w:rsid w:val="00BE1827"/>
    <w:rsid w:val="00BE38D5"/>
    <w:rsid w:val="00BE4882"/>
    <w:rsid w:val="00C0346A"/>
    <w:rsid w:val="00C047A0"/>
    <w:rsid w:val="00C07F31"/>
    <w:rsid w:val="00C12B4B"/>
    <w:rsid w:val="00C13075"/>
    <w:rsid w:val="00C13863"/>
    <w:rsid w:val="00C22BDD"/>
    <w:rsid w:val="00C25225"/>
    <w:rsid w:val="00C26512"/>
    <w:rsid w:val="00C32DE7"/>
    <w:rsid w:val="00C34069"/>
    <w:rsid w:val="00C36E89"/>
    <w:rsid w:val="00C409BA"/>
    <w:rsid w:val="00C42B22"/>
    <w:rsid w:val="00C45507"/>
    <w:rsid w:val="00C46DF9"/>
    <w:rsid w:val="00C47C19"/>
    <w:rsid w:val="00C501C5"/>
    <w:rsid w:val="00C63BA1"/>
    <w:rsid w:val="00C64FCF"/>
    <w:rsid w:val="00C6529E"/>
    <w:rsid w:val="00C73ADA"/>
    <w:rsid w:val="00C760FD"/>
    <w:rsid w:val="00C768AF"/>
    <w:rsid w:val="00C87AD8"/>
    <w:rsid w:val="00CA3D91"/>
    <w:rsid w:val="00CB2103"/>
    <w:rsid w:val="00CB5DB9"/>
    <w:rsid w:val="00CC0FEC"/>
    <w:rsid w:val="00CC59D6"/>
    <w:rsid w:val="00CC6E42"/>
    <w:rsid w:val="00CC7940"/>
    <w:rsid w:val="00CC799F"/>
    <w:rsid w:val="00CD1F61"/>
    <w:rsid w:val="00CD53AB"/>
    <w:rsid w:val="00CD783B"/>
    <w:rsid w:val="00CE3A26"/>
    <w:rsid w:val="00CF047E"/>
    <w:rsid w:val="00D011AD"/>
    <w:rsid w:val="00D04B94"/>
    <w:rsid w:val="00D06ECC"/>
    <w:rsid w:val="00D1116E"/>
    <w:rsid w:val="00D11690"/>
    <w:rsid w:val="00D12AD3"/>
    <w:rsid w:val="00D15276"/>
    <w:rsid w:val="00D22969"/>
    <w:rsid w:val="00D25744"/>
    <w:rsid w:val="00D25A42"/>
    <w:rsid w:val="00D27004"/>
    <w:rsid w:val="00D31A09"/>
    <w:rsid w:val="00D322D2"/>
    <w:rsid w:val="00D329C1"/>
    <w:rsid w:val="00D3374B"/>
    <w:rsid w:val="00D37532"/>
    <w:rsid w:val="00D37C99"/>
    <w:rsid w:val="00D423DB"/>
    <w:rsid w:val="00D43412"/>
    <w:rsid w:val="00D4705A"/>
    <w:rsid w:val="00D47756"/>
    <w:rsid w:val="00D50E51"/>
    <w:rsid w:val="00D54ABC"/>
    <w:rsid w:val="00D5731D"/>
    <w:rsid w:val="00D57E21"/>
    <w:rsid w:val="00D64037"/>
    <w:rsid w:val="00D64BB5"/>
    <w:rsid w:val="00D670A5"/>
    <w:rsid w:val="00D677F5"/>
    <w:rsid w:val="00D7365B"/>
    <w:rsid w:val="00D74432"/>
    <w:rsid w:val="00D83090"/>
    <w:rsid w:val="00D848B7"/>
    <w:rsid w:val="00D866FC"/>
    <w:rsid w:val="00D9371F"/>
    <w:rsid w:val="00D96164"/>
    <w:rsid w:val="00D97DE2"/>
    <w:rsid w:val="00DA14E4"/>
    <w:rsid w:val="00DA154A"/>
    <w:rsid w:val="00DA278D"/>
    <w:rsid w:val="00DA5CA8"/>
    <w:rsid w:val="00DA6F2B"/>
    <w:rsid w:val="00DB4D89"/>
    <w:rsid w:val="00DB5BDB"/>
    <w:rsid w:val="00DB6BAE"/>
    <w:rsid w:val="00DB72E6"/>
    <w:rsid w:val="00DC3DE5"/>
    <w:rsid w:val="00DC4DB8"/>
    <w:rsid w:val="00DC7D3F"/>
    <w:rsid w:val="00DD053C"/>
    <w:rsid w:val="00DD3E31"/>
    <w:rsid w:val="00DE0027"/>
    <w:rsid w:val="00DE1D7D"/>
    <w:rsid w:val="00DF68D4"/>
    <w:rsid w:val="00E00E9E"/>
    <w:rsid w:val="00E04399"/>
    <w:rsid w:val="00E20DDF"/>
    <w:rsid w:val="00E21E43"/>
    <w:rsid w:val="00E37A94"/>
    <w:rsid w:val="00E41B84"/>
    <w:rsid w:val="00E4307E"/>
    <w:rsid w:val="00E61589"/>
    <w:rsid w:val="00E666D4"/>
    <w:rsid w:val="00E705BE"/>
    <w:rsid w:val="00E72067"/>
    <w:rsid w:val="00E728DF"/>
    <w:rsid w:val="00E76119"/>
    <w:rsid w:val="00E762A1"/>
    <w:rsid w:val="00E77595"/>
    <w:rsid w:val="00E77D4B"/>
    <w:rsid w:val="00E80652"/>
    <w:rsid w:val="00E86EEA"/>
    <w:rsid w:val="00E91C5C"/>
    <w:rsid w:val="00E92A22"/>
    <w:rsid w:val="00EA08CB"/>
    <w:rsid w:val="00EA1692"/>
    <w:rsid w:val="00EA2E9A"/>
    <w:rsid w:val="00EB0EFC"/>
    <w:rsid w:val="00EB1F14"/>
    <w:rsid w:val="00EB3FCE"/>
    <w:rsid w:val="00EC0C01"/>
    <w:rsid w:val="00EC39E3"/>
    <w:rsid w:val="00EC5E79"/>
    <w:rsid w:val="00ED3204"/>
    <w:rsid w:val="00ED65EB"/>
    <w:rsid w:val="00EE0E75"/>
    <w:rsid w:val="00EE1CDA"/>
    <w:rsid w:val="00EE204C"/>
    <w:rsid w:val="00EF11CD"/>
    <w:rsid w:val="00EF6839"/>
    <w:rsid w:val="00F3067F"/>
    <w:rsid w:val="00F476EE"/>
    <w:rsid w:val="00F503CE"/>
    <w:rsid w:val="00F5100F"/>
    <w:rsid w:val="00F51F78"/>
    <w:rsid w:val="00F540D2"/>
    <w:rsid w:val="00F54428"/>
    <w:rsid w:val="00F62AEE"/>
    <w:rsid w:val="00F66F78"/>
    <w:rsid w:val="00F70F6B"/>
    <w:rsid w:val="00F7227E"/>
    <w:rsid w:val="00F74BC7"/>
    <w:rsid w:val="00F76203"/>
    <w:rsid w:val="00F8097C"/>
    <w:rsid w:val="00F816EA"/>
    <w:rsid w:val="00F82572"/>
    <w:rsid w:val="00F82ABE"/>
    <w:rsid w:val="00F85FDD"/>
    <w:rsid w:val="00FA0AB5"/>
    <w:rsid w:val="00FA5309"/>
    <w:rsid w:val="00FA559B"/>
    <w:rsid w:val="00FB29ED"/>
    <w:rsid w:val="00FB4D1C"/>
    <w:rsid w:val="00FB6F96"/>
    <w:rsid w:val="00FC7592"/>
    <w:rsid w:val="00FD0B3F"/>
    <w:rsid w:val="00FD5BAA"/>
    <w:rsid w:val="00FD5E3E"/>
    <w:rsid w:val="00FD723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paragraph" w:styleId="NormalWeb">
    <w:name w:val="Normal (Web)"/>
    <w:basedOn w:val="Normal"/>
    <w:uiPriority w:val="99"/>
    <w:unhideWhenUsed/>
    <w:rsid w:val="005B1B1F"/>
    <w:pPr>
      <w:spacing w:before="100" w:beforeAutospacing="1" w:after="100" w:afterAutospacing="1"/>
    </w:pPr>
  </w:style>
  <w:style w:type="character" w:customStyle="1" w:styleId="titlecategory3green">
    <w:name w:val="titlecategory3_green"/>
    <w:basedOn w:val="Policepardfaut"/>
    <w:rsid w:val="005B1B1F"/>
  </w:style>
  <w:style w:type="character" w:customStyle="1" w:styleId="defaultgreen">
    <w:name w:val="defaultgreen"/>
    <w:basedOn w:val="Policepardfaut"/>
    <w:rsid w:val="005B1B1F"/>
  </w:style>
  <w:style w:type="character" w:styleId="lev">
    <w:name w:val="Strong"/>
    <w:basedOn w:val="Policepardfaut"/>
    <w:uiPriority w:val="22"/>
    <w:qFormat/>
    <w:rsid w:val="005B1B1F"/>
    <w:rPr>
      <w:b/>
      <w:bCs/>
    </w:rPr>
  </w:style>
  <w:style w:type="character" w:styleId="Lienhypertexte">
    <w:name w:val="Hyperlink"/>
    <w:basedOn w:val="Policepardfaut"/>
    <w:uiPriority w:val="99"/>
    <w:semiHidden/>
    <w:unhideWhenUsed/>
    <w:rsid w:val="005B1B1F"/>
    <w:rPr>
      <w:color w:val="0000FF" w:themeColor="hyperlink"/>
      <w:u w:val="single"/>
    </w:rPr>
  </w:style>
  <w:style w:type="table" w:customStyle="1" w:styleId="Grilledutableau1">
    <w:name w:val="Grille du tableau1"/>
    <w:basedOn w:val="TableauNormal"/>
    <w:next w:val="Grilledutableau"/>
    <w:uiPriority w:val="39"/>
    <w:rsid w:val="005B1B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6Questionenonce0">
    <w:name w:val="06_Question enonce"/>
    <w:rsid w:val="005B1B1F"/>
    <w:pPr>
      <w:keepNext/>
      <w:autoSpaceDE w:val="0"/>
      <w:autoSpaceDN w:val="0"/>
      <w:adjustRightInd w:val="0"/>
      <w:spacing w:before="120" w:after="0" w:line="260" w:lineRule="atLeast"/>
      <w:jc w:val="both"/>
    </w:pPr>
    <w:rPr>
      <w:rFonts w:ascii="Guide Pedago Times" w:eastAsia="Times New Roman" w:hAnsi="Guide Pedago Times" w:cs="Guide Pedago Times"/>
      <w:b/>
      <w:bCs/>
      <w:color w:val="000000"/>
      <w:w w:val="1"/>
      <w:lang w:eastAsia="fr-FR"/>
    </w:rPr>
  </w:style>
  <w:style w:type="paragraph" w:customStyle="1" w:styleId="TEnumtiret">
    <w:name w:val="T_Enum_tiret"/>
    <w:rsid w:val="005B1B1F"/>
    <w:pPr>
      <w:tabs>
        <w:tab w:val="left" w:pos="100"/>
      </w:tabs>
      <w:autoSpaceDE w:val="0"/>
      <w:autoSpaceDN w:val="0"/>
      <w:adjustRightInd w:val="0"/>
      <w:spacing w:after="0" w:line="260" w:lineRule="atLeast"/>
      <w:jc w:val="both"/>
    </w:pPr>
    <w:rPr>
      <w:rFonts w:ascii="Guide Pedago Times" w:eastAsia="Times New Roman" w:hAnsi="Guide Pedago Times" w:cs="Guide Pedago Times"/>
      <w:color w:val="000000"/>
      <w:w w:val="1"/>
      <w:lang w:eastAsia="fr-FR"/>
    </w:rPr>
  </w:style>
  <w:style w:type="paragraph" w:customStyle="1" w:styleId="TTexteequation">
    <w:name w:val="T_Texte_equation"/>
    <w:rsid w:val="005B1B1F"/>
    <w:pPr>
      <w:autoSpaceDE w:val="0"/>
      <w:autoSpaceDN w:val="0"/>
      <w:adjustRightInd w:val="0"/>
      <w:spacing w:after="0" w:line="260" w:lineRule="atLeast"/>
      <w:jc w:val="both"/>
    </w:pPr>
    <w:rPr>
      <w:rFonts w:ascii="Guide Pedago Times" w:eastAsia="Times New Roman" w:hAnsi="Guide Pedago Times" w:cs="Guide Pedago Times"/>
      <w:color w:val="000000"/>
      <w:w w:val="1"/>
      <w:lang w:eastAsia="fr-FR"/>
    </w:rPr>
  </w:style>
  <w:style w:type="paragraph" w:customStyle="1" w:styleId="Tableaucourant0">
    <w:name w:val="Tableau courant"/>
    <w:rsid w:val="005B1B1F"/>
    <w:pPr>
      <w:widowControl w:val="0"/>
      <w:autoSpaceDE w:val="0"/>
      <w:autoSpaceDN w:val="0"/>
      <w:adjustRightInd w:val="0"/>
      <w:spacing w:after="0" w:line="180" w:lineRule="atLeast"/>
      <w:jc w:val="both"/>
    </w:pPr>
    <w:rPr>
      <w:rFonts w:ascii="Guide Pedago NCond" w:eastAsia="Times New Roman" w:hAnsi="Guide Pedago NCond" w:cs="Guide Pedago NCond"/>
      <w:color w:val="000000"/>
      <w:w w:val="1"/>
      <w:sz w:val="16"/>
      <w:szCs w:val="16"/>
      <w:lang w:eastAsia="fr-FR"/>
    </w:rPr>
  </w:style>
  <w:style w:type="paragraph" w:customStyle="1" w:styleId="Tableautetiere0">
    <w:name w:val="Tableau tetiere"/>
    <w:rsid w:val="005B1B1F"/>
    <w:pPr>
      <w:widowControl w:val="0"/>
      <w:suppressAutoHyphens/>
      <w:autoSpaceDE w:val="0"/>
      <w:autoSpaceDN w:val="0"/>
      <w:adjustRightInd w:val="0"/>
      <w:spacing w:after="0" w:line="180" w:lineRule="atLeast"/>
    </w:pPr>
    <w:rPr>
      <w:rFonts w:ascii="Guide Pedago NCond" w:eastAsia="Times New Roman" w:hAnsi="Guide Pedago NCond" w:cs="Guide Pedago NCond"/>
      <w:b/>
      <w:bCs/>
      <w:color w:val="000000"/>
      <w:w w:val="1"/>
      <w:sz w:val="16"/>
      <w:szCs w:val="16"/>
      <w:lang w:eastAsia="fr-FR"/>
    </w:rPr>
  </w:style>
  <w:style w:type="character" w:customStyle="1" w:styleId="Symbol">
    <w:name w:val="Symbol"/>
    <w:rsid w:val="005B1B1F"/>
    <w:rPr>
      <w:rFonts w:ascii="Guide Pedago Symb" w:hAnsi="Guide Pedago Symb" w:cs="Guide Pedago Symb" w:hint="default"/>
    </w:rPr>
  </w:style>
  <w:style w:type="paragraph" w:customStyle="1" w:styleId="TTitrepuce">
    <w:name w:val="T_Titre_puce"/>
    <w:basedOn w:val="TTextecourant"/>
    <w:next w:val="TTextecourant"/>
    <w:rsid w:val="005B1B1F"/>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Normal"/>
    <w:rsid w:val="005B1B1F"/>
    <w:pPr>
      <w:widowControl w:val="0"/>
      <w:suppressAutoHyphens/>
      <w:autoSpaceDE w:val="0"/>
      <w:autoSpaceDN w:val="0"/>
      <w:adjustRightInd w:val="0"/>
      <w:spacing w:before="170" w:line="210" w:lineRule="atLeast"/>
      <w:textAlignment w:val="center"/>
    </w:pPr>
    <w:rPr>
      <w:rFonts w:ascii="GuidePedagoNCond-Bold" w:hAnsi="GuidePedagoNCond-Bold" w:cs="GuidePedagoNCond-Bold"/>
      <w:b/>
      <w:bCs/>
      <w:color w:val="000000"/>
      <w:sz w:val="19"/>
      <w:szCs w:val="19"/>
    </w:rPr>
  </w:style>
  <w:style w:type="character" w:customStyle="1" w:styleId="Ital">
    <w:name w:val="Ital"/>
    <w:rsid w:val="005B1B1F"/>
    <w:rPr>
      <w:i/>
      <w:iCs/>
    </w:rPr>
  </w:style>
  <w:style w:type="character" w:styleId="Textedelespacerserv">
    <w:name w:val="Placeholder Text"/>
    <w:basedOn w:val="Policepardfaut"/>
    <w:uiPriority w:val="99"/>
    <w:semiHidden/>
    <w:rsid w:val="00A130C9"/>
    <w:rPr>
      <w:color w:val="808080"/>
    </w:rPr>
  </w:style>
</w:styles>
</file>

<file path=word/webSettings.xml><?xml version="1.0" encoding="utf-8"?>
<w:webSettings xmlns:r="http://schemas.openxmlformats.org/officeDocument/2006/relationships" xmlns:w="http://schemas.openxmlformats.org/wordprocessingml/2006/main">
  <w:divs>
    <w:div w:id="18628979">
      <w:bodyDiv w:val="1"/>
      <w:marLeft w:val="0"/>
      <w:marRight w:val="0"/>
      <w:marTop w:val="0"/>
      <w:marBottom w:val="0"/>
      <w:divBdr>
        <w:top w:val="none" w:sz="0" w:space="0" w:color="auto"/>
        <w:left w:val="none" w:sz="0" w:space="0" w:color="auto"/>
        <w:bottom w:val="none" w:sz="0" w:space="0" w:color="auto"/>
        <w:right w:val="none" w:sz="0" w:space="0" w:color="auto"/>
      </w:divBdr>
    </w:div>
    <w:div w:id="82799232">
      <w:bodyDiv w:val="1"/>
      <w:marLeft w:val="0"/>
      <w:marRight w:val="0"/>
      <w:marTop w:val="0"/>
      <w:marBottom w:val="0"/>
      <w:divBdr>
        <w:top w:val="none" w:sz="0" w:space="0" w:color="auto"/>
        <w:left w:val="none" w:sz="0" w:space="0" w:color="auto"/>
        <w:bottom w:val="none" w:sz="0" w:space="0" w:color="auto"/>
        <w:right w:val="none" w:sz="0" w:space="0" w:color="auto"/>
      </w:divBdr>
    </w:div>
    <w:div w:id="886915103">
      <w:bodyDiv w:val="1"/>
      <w:marLeft w:val="0"/>
      <w:marRight w:val="0"/>
      <w:marTop w:val="0"/>
      <w:marBottom w:val="0"/>
      <w:divBdr>
        <w:top w:val="none" w:sz="0" w:space="0" w:color="auto"/>
        <w:left w:val="none" w:sz="0" w:space="0" w:color="auto"/>
        <w:bottom w:val="none" w:sz="0" w:space="0" w:color="auto"/>
        <w:right w:val="none" w:sz="0" w:space="0" w:color="auto"/>
      </w:divBdr>
    </w:div>
    <w:div w:id="1061176367">
      <w:bodyDiv w:val="1"/>
      <w:marLeft w:val="0"/>
      <w:marRight w:val="0"/>
      <w:marTop w:val="0"/>
      <w:marBottom w:val="0"/>
      <w:divBdr>
        <w:top w:val="none" w:sz="0" w:space="0" w:color="auto"/>
        <w:left w:val="none" w:sz="0" w:space="0" w:color="auto"/>
        <w:bottom w:val="none" w:sz="0" w:space="0" w:color="auto"/>
        <w:right w:val="none" w:sz="0" w:space="0" w:color="auto"/>
      </w:divBdr>
    </w:div>
    <w:div w:id="1907062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sclesdelabanque.com/Web/Cdb/Entrepreneurs/Content.nsf/LexiqueByTitleWeb/tr&#233;sorerie" TargetMode="Externa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www.lesclesdelabanque.com/Web/Cdb/Entrepreneurs/Content.nsf/LexiqueByTitleWeb/d&#233;calag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8</Pages>
  <Words>2437</Words>
  <Characters>13408</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Véronique Dupas</cp:lastModifiedBy>
  <cp:revision>8</cp:revision>
  <dcterms:created xsi:type="dcterms:W3CDTF">2021-08-30T14:28:00Z</dcterms:created>
  <dcterms:modified xsi:type="dcterms:W3CDTF">2022-03-29T14:23:00Z</dcterms:modified>
</cp:coreProperties>
</file>